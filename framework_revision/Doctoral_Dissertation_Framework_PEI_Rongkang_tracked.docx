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822960" cy="822960"/>
                    </a:xfrm>
                    <a:prstGeom prst="rect"/>
                  </pic:spPr>
                </pic:pic>
              </a:graphicData>
            </a:graphic>
          </wp:inline>
        </w:drawing>
      </w:r>
    </w:p>
    <w:p>
      <w:pPr>
        <w:spacing w:after="120"/>
        <w:jc w:val="center"/>
      </w:pPr>
      <w:r>
        <w:rPr>
          <w:rFonts w:ascii="Arial" w:hAnsi="Arial"/>
          <w:b w:val="0"/>
          <w:color w:val="4D5761"/>
          <w:sz w:val="22"/>
        </w:rPr>
        <w:t>Graduate School of Arts and Letters</w:t>
      </w:r>
    </w:p>
    <w:p>
      <w:pPr>
        <w:spacing w:after="120"/>
        <w:jc w:val="center"/>
      </w:pPr>
      <w:r>
        <w:rPr>
          <w:rFonts w:ascii="Arial" w:hAnsi="Arial"/>
          <w:b/>
          <w:color w:val="0072B2"/>
          <w:sz w:val="32"/>
        </w:rPr>
        <w:t>TOHOKU UNIVERSITY</w:t>
      </w:r>
    </w:p>
    <w:p>
      <w:pPr>
        <w:spacing w:after="120"/>
        <w:jc w:val="center"/>
      </w:pPr>
      <w:r>
        <w:rPr>
          <w:rFonts w:ascii="Arial" w:hAnsi="Arial"/>
          <w:b/>
          <w:color w:val="000000"/>
          <w:sz w:val="38"/>
        </w:rPr>
        <w:t>Identifying Gendered Patterns in Japanese Academic Careers</w:t>
      </w:r>
    </w:p>
    <w:p>
      <w:pPr>
        <w:spacing w:after="120"/>
        <w:jc w:val="center"/>
      </w:pPr>
      <w:r>
        <w:rPr>
          <w:rFonts w:ascii="Arial" w:hAnsi="Arial"/>
          <w:b w:val="0"/>
          <w:color w:val="4D5761"/>
          <w:sz w:val="28"/>
        </w:rPr>
        <w:t>Promotion Timing, Institutional Mobility, and KAKEN-Related Academic Resources</w:t>
      </w:r>
    </w:p>
    <w:p>
      <w:pPr>
        <w:spacing w:after="120"/>
        <w:jc w:val="center"/>
      </w:pPr>
      <w:r>
        <w:rPr>
          <w:rFonts w:ascii="Arial" w:hAnsi="Arial"/>
          <w:b w:val="0"/>
          <w:color w:val="4D5761"/>
          <w:sz w:val="28"/>
        </w:rPr>
        <w:t>Doctoral Dissertation Framework</w:t>
      </w:r>
    </w:p>
    <w:p>
      <w:pPr>
        <w:spacing w:after="120"/>
        <w:jc w:val="center"/>
      </w:pPr>
      <w:r>
        <w:rPr>
          <w:rFonts w:ascii="Arial" w:hAnsi="Arial"/>
          <w:b/>
          <w:color w:val="000000"/>
          <w:sz w:val="28"/>
        </w:rPr>
        <w:t>PEI Rongkang</w:t>
      </w:r>
    </w:p>
    <w:p>
      <w:pPr>
        <w:widowControl/>
        <w:jc w:val="center"/>
      </w:pPr>
      <w:r>
        <w:rPr>
          <w:rFonts w:eastAsia="Hiragino Mincho ProN"/>
        </w:rPr>
        <w:t>Graduate School of Arts and Letters, Tohoku University</w:t>
      </w:r>
    </w:p>
    <w:p>
      <w:pPr>
        <w:widowControl/>
        <w:jc w:val="center"/>
      </w:pPr>
      <w:r>
        <w:rPr>
          <w:rFonts w:eastAsia="Hiragino Mincho ProN"/>
        </w:rPr>
        <w:t>Doctor of Philosophy in Art and Letters</w:t>
      </w:r>
    </w:p>
    <w:p>
      <w:pPr>
        <w:widowControl/>
        <w:jc w:val="center"/>
      </w:pPr>
      <w:r>
        <w:rPr>
          <w:rFonts w:eastAsia="Hiragino Mincho ProN"/>
        </w:rPr>
        <w:t>Dissertation framework prepared July 2026</w:t>
      </w:r>
    </w:p>
    <w:p>
      <w:r>
        <w:br w:type="page"/>
      </w:r>
    </w:p>
    <w:p>
      <w:pPr>
        <w:pStyle w:val="3"/>
      </w:pPr>
      <w:r>
        <w:t>Abstract</w:t>
      </w:r>
    </w:p>
    <w:p>
      <w:pPr>
        <w:widowControl/>
      </w:pPr>
      <w:r>
        <w:rPr>
          <w:rFonts w:eastAsia="Hiragino Mincho ProN"/>
        </w:rPr>
        <w:t>Gender inequality in academic careers is visible not only in who reaches senior rank, but also in when advancement occurs and in the organizational and scholarly resources available along the way. This dissertation uses longitudinal researchmap career histories linked to KAKEN project records to examine academic careers in Japan. It brings promotion timing, institutional mobility, and access to academic resources into a common career-course framework while keeping the three empirical studies analytically distinct.</w:t>
      </w:r>
    </w:p>
    <w:p>
      <w:pPr>
        <w:widowControl/>
      </w:pPr>
      <w:ins w:id="1000" w:author="Codex" w:date="2026-07-11T03:17:27Z">
        <w:r>
          <w:rPr>
            <w:rFonts w:eastAsia="Hiragino Mincho ProN"/>
          </w:rPr>
          <w:t>Study 1 identifies where gender differences appear in observed promotion timelines from the PhD to Associate Professor and from Associate Professor to Full Professor. Study 2 asks whether the number of institutional moves is associated with promotion timing and whether that relationship differs by gender. Sequence analysis provides a secondary account of recurring patterns of institutional stability and movement. Study 3 examines KAKEN-related academic resources across two career stages. It considers participation, project leadership, funding, and project-based network position before promotion.</w:t>
        </w:r>
      </w:ins>
    </w:p>
    <w:p>
      <w:pPr>
        <w:widowControl/>
      </w:pPr>
      <w:ins w:id="1001" w:author="Codex" w:date="2026-07-11T03:17:27Z">
        <w:r>
          <w:rPr>
            <w:rFonts w:eastAsia="Hiragino Mincho ProN"/>
          </w:rPr>
          <w:t>The dissertation contributes to research on gendered organizations and academic careers by treating the ability to move and the accumulation of research resources as career conditions that may be unequally distributed. Researcher-year event-history models preserve right-censoring and temporal order, while the sequence analysis describes longer career pathways. The evidence is descriptive and associational; the observational design does not establish causal effects.</w:t>
        </w:r>
      </w:ins>
    </w:p>
    <w:p>
      <w:pPr>
        <w:pStyle w:val="3"/>
      </w:pPr>
      <w:ins w:id="1002" w:author="Codex" w:date="2026-07-11T03:17:27Z">
        <w:r>
          <w:t>Acknowledgements</w:t>
        </w:r>
      </w:ins>
    </w:p>
    <w:p>
      <w:pPr>
        <w:widowControl/>
      </w:pPr>
      <w:ins w:id="1003" w:author="Codex" w:date="2026-07-11T03:17:27Z">
        <w:r>
          <w:rPr>
            <w:rFonts w:eastAsia="Hiragino Mincho ProN"/>
          </w:rPr>
          <w:t>I am grateful to my supervisor, committee members, colleagues, and collaborators for their guidance. This section will be completed in the final dissertation.</w:t>
        </w:r>
      </w:ins>
    </w:p>
    <w:p>
      <w:pPr>
        <w:pStyle w:val="3"/>
      </w:pPr>
      <w:ins w:id="1004" w:author="Codex" w:date="2026-07-11T03:17:27Z">
        <w:r>
          <w:t>Table of Contents</w:t>
        </w:r>
      </w:ins>
    </w:p>
    <w:p>
      <w:pPr>
        <w:spacing w:after="20"/>
      </w:pPr>
      <w:ins w:id="1005" w:author="Codex" w:date="2026-07-11T03:17:27Z">
        <w:r>
          <w:t>Chapter 1. Introduction</w:t>
        </w:r>
      </w:ins>
    </w:p>
    <w:p>
      <w:pPr>
        <w:spacing w:after="20"/>
      </w:pPr>
      <w:ins w:id="1006" w:author="Codex" w:date="2026-07-11T03:17:27Z">
        <w:r>
          <w:t>Chapter 2. Gender Inequality in Japanese Academic Careers</w:t>
        </w:r>
      </w:ins>
    </w:p>
    <w:p>
      <w:pPr>
        <w:spacing w:after="20"/>
      </w:pPr>
      <w:ins w:id="1007" w:author="Codex" w:date="2026-07-11T03:17:27Z">
        <w:r>
          <w:t>Chapter 3. Data and Methods</w:t>
        </w:r>
      </w:ins>
    </w:p>
    <w:p>
      <w:pPr>
        <w:spacing w:after="20"/>
      </w:pPr>
      <w:ins w:id="1008" w:author="Codex" w:date="2026-07-11T03:17:27Z">
        <w:r>
          <w:t>Chapter 4. Study 1: Gendered Promotion Timelines</w:t>
        </w:r>
      </w:ins>
    </w:p>
    <w:p>
      <w:pPr>
        <w:spacing w:after="20"/>
      </w:pPr>
      <w:ins w:id="1009" w:author="Codex" w:date="2026-07-11T03:17:27Z">
        <w:r>
          <w:t>Chapter 5. Study 2: Institutional Mobility and Promotion Timing</w:t>
        </w:r>
      </w:ins>
    </w:p>
    <w:p>
      <w:pPr>
        <w:spacing w:after="20"/>
      </w:pPr>
      <w:ins w:id="1010" w:author="Codex" w:date="2026-07-11T03:17:27Z">
        <w:r>
          <w:t>Chapter 6. Study 3: KAKEN Resources and Stage-Specific Promotion</w:t>
        </w:r>
      </w:ins>
    </w:p>
    <w:p>
      <w:pPr>
        <w:spacing w:after="20"/>
      </w:pPr>
      <w:ins w:id="1011" w:author="Codex" w:date="2026-07-11T03:17:27Z">
        <w:r>
          <w:t>Chapter 7. General Discussion</w:t>
        </w:r>
      </w:ins>
    </w:p>
    <w:p>
      <w:pPr>
        <w:spacing w:after="20"/>
      </w:pPr>
      <w:ins w:id="1012" w:author="Codex" w:date="2026-07-11T03:17:27Z">
        <w:r>
          <w:t>Chapter 8. Conclusion</w:t>
        </w:r>
      </w:ins>
    </w:p>
    <w:p>
      <w:pPr>
        <w:spacing w:after="20"/>
      </w:pPr>
      <w:ins w:id="1013" w:author="Codex" w:date="2026-07-11T03:17:27Z">
        <w:r>
          <w:t>Appendices</w:t>
        </w:r>
      </w:ins>
    </w:p>
    <w:p>
      <w:pPr>
        <w:spacing w:after="20"/>
      </w:pPr>
      <w:ins w:id="1014" w:author="Codex" w:date="2026-07-11T03:17:27Z">
        <w:r>
          <w:t>References</w:t>
        </w:r>
      </w:ins>
    </w:p>
    <w:p>
      <w:pPr>
        <w:pStyle w:val="3"/>
      </w:pPr>
      <w:ins w:id="1015" w:author="Codex" w:date="2026-07-11T03:17:27Z">
        <w:r>
          <w:t>List of Tables</w:t>
        </w:r>
      </w:ins>
    </w:p>
    <w:p>
      <w:pPr>
        <w:widowControl/>
      </w:pPr>
      <w:ins w:id="1016" w:author="Codex" w:date="2026-07-11T03:17:27Z">
        <w:r>
          <w:rPr>
            <w:rFonts w:eastAsia="Hiragino Mincho ProN"/>
          </w:rPr>
          <w:t>Table 3.1. Core measures and analytical roles</w:t>
          <w:br/>
          <w:t>Table A.1. Variable construction and validation</w:t>
          <w:br/>
          <w:t>[Additional tables will be inserted as empirical chapters are completed]</w:t>
        </w:r>
      </w:ins>
    </w:p>
    <w:p>
      <w:pPr>
        <w:pStyle w:val="3"/>
      </w:pPr>
      <w:ins w:id="1017" w:author="Codex" w:date="2026-07-11T03:17:27Z">
        <w:r>
          <w:t>List of Figures</w:t>
        </w:r>
      </w:ins>
    </w:p>
    <w:p>
      <w:pPr>
        <w:widowControl/>
      </w:pPr>
      <w:ins w:id="1018" w:author="Codex" w:date="2026-07-11T03:17:27Z">
        <w:r>
          <w:rPr>
            <w:rFonts w:eastAsia="Hiragino Mincho ProN"/>
          </w:rPr>
          <w:t>Figure 1.1. Dissertation logic</w:t>
          <w:br/>
          <w:t>Figure 4.1. Study 1 analytic samples</w:t>
          <w:br/>
          <w:t>Figure 4.2. Study 1 observed promotion timelines</w:t>
          <w:br/>
          <w:t>[Additional figures will be inserted as empirical chapters are completed]</w:t>
        </w:r>
      </w:ins>
    </w:p>
    <w:p>
      <w:pPr>
        <w:pStyle w:val="3"/>
      </w:pPr>
      <w:ins w:id="1019" w:author="Codex" w:date="2026-07-11T03:17:27Z">
        <w:r>
          <w:t>List of Abbreviations</w:t>
        </w:r>
      </w:ins>
    </w:p>
    <w:p>
      <w:pPr>
        <w:widowControl/>
      </w:pPr>
      <w:ins w:id="1020" w:author="Codex" w:date="2026-07-11T03:17:27Z">
        <w:r>
          <w:rPr>
            <w:rFonts w:eastAsia="Hiragino Mincho ProN"/>
          </w:rPr>
          <w:t>AP — Associate Professor</w:t>
          <w:br/>
          <w:t>FP — Full Professor</w:t>
          <w:br/>
          <w:t>KAKEN — Grants-in-Aid for Scientific Research</w:t>
          <w:br/>
          <w:t>PI — Principal Investigator</w:t>
          <w:br/>
          <w:t>Co-I — Co-Investigator</w:t>
          <w:br/>
          <w:t>JST — Japan Science and Technology Agency</w:t>
        </w:r>
      </w:ins>
    </w:p>
    <w:p>
      <w:ins w:id="1021" w:author="Codex" w:date="2026-07-11T03:17:27Z">
        <w:r>
          <w:br w:type="page"/>
        </w:r>
      </w:ins>
    </w:p>
    <w:p>
      <w:pPr>
        <w:pStyle w:val="3"/>
      </w:pPr>
      <w:ins w:id="1022" w:author="Codex" w:date="2026-07-11T03:17:27Z">
        <w:r>
          <w:t>Chapter 1. Introduction</w:t>
        </w:r>
      </w:ins>
    </w:p>
    <w:p>
      <w:pPr>
        <w:pStyle w:val="4"/>
      </w:pPr>
      <w:ins w:id="1023" w:author="Codex" w:date="2026-07-11T03:17:27Z">
        <w:r>
          <w:t>1.1 Background</w:t>
        </w:r>
      </w:ins>
    </w:p>
    <w:p>
      <w:pPr>
        <w:widowControl/>
      </w:pPr>
      <w:ins w:id="1024" w:author="Codex" w:date="2026-07-11T03:17:27Z">
        <w:r>
          <w:rPr>
            <w:rFonts w:eastAsia="Hiragino Mincho ProN"/>
          </w:rPr>
          <w:t>Academic careers unfold through a series of appointments, promotions, institutional moves, and opportunities to secure research support. In Japan, women remain underrepresented at senior academic ranks even as participation in doctoral education and research has expanded. Cross-sectional rank distributions show the outcome of this process, but they reveal little about when inequalities emerge or how careers develop before promotion.</w:t>
        </w:r>
      </w:ins>
    </w:p>
    <w:p>
      <w:pPr>
        <w:pStyle w:val="4"/>
      </w:pPr>
      <w:ins w:id="1025" w:author="Codex" w:date="2026-07-11T03:17:27Z">
        <w:r>
          <w:t>1.2 Research Problem</w:t>
        </w:r>
      </w:ins>
    </w:p>
    <w:p>
      <w:pPr>
        <w:widowControl/>
      </w:pPr>
      <w:ins w:id="1026" w:author="Codex" w:date="2026-07-11T03:17:27Z">
        <w:r>
          <w:rPr>
            <w:rFonts w:eastAsia="Hiragino Mincho ProN"/>
          </w:rPr>
          <w:t>Three gaps guide the dissertation. Promotion timing is often studied only among people whose transitions are observed. Institutional mobility is commonly treated as individual choice even though the capacity to move depends on organizational opportunity and private circumstances. Research funding is frequently measured as an outcome rather than as a career resource that may have different relevance at different stages.</w:t>
        </w:r>
      </w:ins>
    </w:p>
    <w:p>
      <w:pPr>
        <w:pStyle w:val="4"/>
      </w:pPr>
      <w:ins w:id="1027" w:author="Codex" w:date="2026-07-11T03:17:27Z">
        <w:r>
          <w:t>1.3 Research Questions</w:t>
        </w:r>
      </w:ins>
    </w:p>
    <w:p>
      <w:pPr>
        <w:widowControl/>
      </w:pPr>
      <w:ins w:id="1028" w:author="Codex" w:date="2026-07-11T03:17:27Z">
        <w:r>
          <w:rPr>
            <w:rFonts w:eastAsia="Hiragino Mincho ProN"/>
          </w:rPr>
          <w:t>RQ1. Where do gender differences appear in observed academic promotion timelines in Japan?</w:t>
        </w:r>
      </w:ins>
    </w:p>
    <w:p>
      <w:pPr>
        <w:widowControl/>
      </w:pPr>
      <w:ins w:id="1029" w:author="Codex" w:date="2026-07-11T03:17:27Z">
        <w:r>
          <w:rPr>
            <w:rFonts w:eastAsia="Hiragino Mincho ProN"/>
          </w:rPr>
          <w:t>RQ2. How is the number of institutional moves associated with promotion timing, and does this association differ between women and men?</w:t>
        </w:r>
      </w:ins>
    </w:p>
    <w:p>
      <w:pPr>
        <w:widowControl/>
      </w:pPr>
      <w:ins w:id="1030" w:author="Codex" w:date="2026-07-11T03:17:27Z">
        <w:r>
          <w:rPr>
            <w:rFonts w:eastAsia="Hiragino Mincho ProN"/>
          </w:rPr>
          <w:t>RQ3. How is access to KAKEN-related academic resources associated with promotion across different career stages, and do these associations differ between women and men?</w:t>
        </w:r>
      </w:ins>
    </w:p>
    <w:p>
      <w:pPr>
        <w:pStyle w:val="4"/>
      </w:pPr>
      <w:ins w:id="1031" w:author="Codex" w:date="2026-07-11T03:17:27Z">
        <w:r>
          <w:t>1.4 Theoretical Orientation</w:t>
        </w:r>
      </w:ins>
    </w:p>
    <w:p>
      <w:pPr>
        <w:widowControl/>
      </w:pPr>
      <w:ins w:id="1032" w:author="Codex" w:date="2026-07-11T03:17:27Z">
        <w:r>
          <w:rPr>
            <w:rFonts w:eastAsia="Hiragino Mincho ProN"/>
          </w:rPr>
          <w:t>The argument draws on gendered organizations, linked lives, status attainment, and cumulative advantage. Organizational rules can appear neutral while rewarding career patterns that are easier for some researchers to sustain. Institutional mobility may open opportunities, but the ability to move may itself be an unequally distributed career resource. Likewise, access to academic resources and the career value attached to those resources may vary by gender and career stage.</w:t>
        </w:r>
      </w:ins>
    </w:p>
    <w:p>
      <w:pPr>
        <w:pStyle w:val="4"/>
      </w:pPr>
      <w:ins w:id="1033" w:author="Codex" w:date="2026-07-11T03:17:27Z">
        <w:r>
          <w:t>1.5 Data and Methodological Overview</w:t>
        </w:r>
      </w:ins>
    </w:p>
    <w:p>
      <w:pPr>
        <w:widowControl/>
      </w:pPr>
      <w:ins w:id="1034" w:author="Codex" w:date="2026-07-11T03:17:27Z">
        <w:r>
          <w:rPr>
            <w:rFonts w:eastAsia="Hiragino Mincho ProN"/>
          </w:rPr>
          <w:t>The dissertation links researchmap career records to KAKEN project data and organizes them by fiscal year. Study 1 compares observed promotion timelines. Studies 2 and 3 use researcher-year risk sets that retain researchers who have not yet experienced promotion. Study 2 also uses multichannel sequence analysis to describe recurring mobility pathways.</w:t>
        </w:r>
      </w:ins>
    </w:p>
    <w:p>
      <w:pPr>
        <w:pStyle w:val="4"/>
      </w:pPr>
      <w:ins w:id="1035" w:author="Codex" w:date="2026-07-11T03:17:27Z">
        <w:r>
          <w:t>1.6 Dissertation Structure</w:t>
        </w:r>
      </w:ins>
    </w:p>
    <w:p>
      <w:pPr>
        <w:widowControl/>
      </w:pPr>
      <w:ins w:id="1036" w:author="Codex" w:date="2026-07-11T03:17:27Z">
        <w:r>
          <w:rPr>
            <w:rFonts w:eastAsia="Hiragino Mincho ProN"/>
          </w:rPr>
          <w:t>The empirical sequence is straightforward: timing, mobility, and academic resources. Chapter 4 establishes where gender differences appear. Chapter 5 examines institutional movement. Chapter 6 turns to KAKEN-related resources across career stages.</w:t>
        </w:r>
      </w:ins>
    </w:p>
    <w:p>
      <w:pPr>
        <w:pStyle w:val="4"/>
      </w:pPr>
      <w:ins w:id="1037" w:author="Codex" w:date="2026-07-11T03:17:27Z">
        <w:r>
          <w:t>1.7 Contribution</w:t>
        </w:r>
      </w:ins>
    </w:p>
    <w:p>
      <w:pPr>
        <w:widowControl/>
      </w:pPr>
      <w:ins w:id="1038" w:author="Codex" w:date="2026-07-11T03:17:27Z">
        <w:r>
          <w:rPr>
            <w:rFonts w:eastAsia="Hiragino Mincho ProN"/>
          </w:rPr>
          <w:t>The dissertation connects career timing to the organizational and scholarly conditions under which promotion occurs. It also extends completed-transition comparisons by retaining right-censored careers in the later studies.</w:t>
        </w:r>
      </w:ins>
    </w:p>
    <w:p>
      <w:pPr>
        <w:pStyle w:val="3"/>
      </w:pPr>
      <w:ins w:id="1039" w:author="Codex" w:date="2026-07-11T03:17:27Z">
        <w:r>
          <w:t>Chapter 2. Gender Inequality in Japanese Academic Careers</w:t>
        </w:r>
      </w:ins>
    </w:p>
    <w:p>
      <w:pPr>
        <w:pStyle w:val="4"/>
      </w:pPr>
      <w:ins w:id="1040" w:author="Codex" w:date="2026-07-11T03:17:27Z">
        <w:r>
          <w:t>2.1 Japanese Academic Career Structure</w:t>
        </w:r>
      </w:ins>
    </w:p>
    <w:p>
      <w:pPr>
        <w:widowControl/>
      </w:pPr>
      <w:ins w:id="1041" w:author="Codex" w:date="2026-07-11T03:17:27Z">
        <w:r>
          <w:rPr>
            <w:rFonts w:eastAsia="Hiragino Mincho ProN"/>
          </w:rPr>
          <w:t>Japanese academic careers combine rank progression with substantial variation across fields and institutions. The PhD-to-Associate-Professor transition marks entry into a more secure and organizationally recognized position; the later transition to Full Professor reflects a different stage of evaluation and opportunity.</w:t>
        </w:r>
      </w:ins>
    </w:p>
    <w:p>
      <w:pPr>
        <w:pStyle w:val="4"/>
      </w:pPr>
      <w:ins w:id="1042" w:author="Codex" w:date="2026-07-11T03:17:27Z">
        <w:r>
          <w:t>2.2 Promotion and Rank Inequality</w:t>
        </w:r>
      </w:ins>
    </w:p>
    <w:p>
      <w:pPr>
        <w:widowControl/>
      </w:pPr>
      <w:ins w:id="1043" w:author="Codex" w:date="2026-07-11T03:17:27Z">
        <w:r>
          <w:rPr>
            <w:rFonts w:eastAsia="Hiragino Mincho ProN"/>
          </w:rPr>
          <w:t>Gender gaps in rank can arise through unequal entry into promotion, different timing among those promoted, or differential observation. These processes should not be collapsed into a single measure of advancement (Allison and Long, 1987; Pei et al., 2026).</w:t>
        </w:r>
      </w:ins>
    </w:p>
    <w:p>
      <w:pPr>
        <w:pStyle w:val="4"/>
      </w:pPr>
      <w:ins w:id="1044" w:author="Codex" w:date="2026-07-11T03:17:27Z">
        <w:r>
          <w:t>2.3 Institutional Mobility</w:t>
        </w:r>
      </w:ins>
    </w:p>
    <w:p>
      <w:pPr>
        <w:widowControl/>
      </w:pPr>
      <w:ins w:id="1045" w:author="Codex" w:date="2026-07-11T03:17:27Z">
        <w:r>
          <w:rPr>
            <w:rFonts w:eastAsia="Hiragino Mincho ProN"/>
          </w:rPr>
          <w:t>Institutional moves can reflect career strategy and constraint. Their meaning depends on when they occur and where they lead. Status-attainment research suggests that mobility can improve organizational position, while segmented labour markets limit the opportunities available to different groups (Bielby and Bielby, 1992; Cañibano et al., 2016).</w:t>
        </w:r>
      </w:ins>
    </w:p>
    <w:p>
      <w:pPr>
        <w:pStyle w:val="4"/>
      </w:pPr>
      <w:ins w:id="1046" w:author="Codex" w:date="2026-07-11T03:17:27Z">
        <w:r>
          <w:t>2.4 KAKEN and Academic Resources</w:t>
        </w:r>
      </w:ins>
    </w:p>
    <w:p>
      <w:pPr>
        <w:widowControl/>
      </w:pPr>
      <w:ins w:id="1047" w:author="Codex" w:date="2026-07-11T03:17:27Z">
        <w:r>
          <w:rPr>
            <w:rFonts w:eastAsia="Hiragino Mincho ProN"/>
          </w:rPr>
          <w:t>KAKEN participation provides access to project resources and collaboration. PI and Co-I roles mark different forms of project responsibility. These roles are project-specific rather than permanent researcher attributes (JSPS, 2026a; Sato et al., 2021).</w:t>
        </w:r>
      </w:ins>
    </w:p>
    <w:p>
      <w:pPr>
        <w:pStyle w:val="4"/>
      </w:pPr>
      <w:ins w:id="1048" w:author="Codex" w:date="2026-07-11T03:17:27Z">
        <w:r>
          <w:t>2.5 Gendered Organizations and Career Constraints</w:t>
        </w:r>
      </w:ins>
    </w:p>
    <w:p>
      <w:pPr>
        <w:widowControl/>
      </w:pPr>
      <w:ins w:id="1049" w:author="Codex" w:date="2026-07-11T03:17:27Z">
        <w:r>
          <w:rPr>
            <w:rFonts w:eastAsia="Hiragino Mincho ProN"/>
          </w:rPr>
          <w:t>Gendered-organization theory directs attention from individual preference to organizational practices (Acker, 1990). Linked-lives research adds that career decisions are coordinated with partners and family responsibilities. The same institutional move may therefore carry different career implications for women and men.</w:t>
        </w:r>
      </w:ins>
    </w:p>
    <w:p>
      <w:pPr>
        <w:pStyle w:val="4"/>
      </w:pPr>
      <w:ins w:id="1050" w:author="Codex" w:date="2026-07-11T03:17:27Z">
        <w:r>
          <w:t>2.6 Cumulative Advantage</w:t>
        </w:r>
      </w:ins>
    </w:p>
    <w:p>
      <w:pPr>
        <w:widowControl/>
      </w:pPr>
      <w:ins w:id="1051" w:author="Codex" w:date="2026-07-11T03:17:27Z">
        <w:r>
          <w:rPr>
            <w:rFonts w:eastAsia="Hiragino Mincho ProN"/>
          </w:rPr>
          <w:t>Early access to funding, leadership, and collaboration can shape later opportunities. Cumulative advantage need not imply an automatic process; it identifies a mechanism through which initially modest differences may grow across career stages (Merton, 1968; DiPrete and Eirich, 2006; Bol et al., 2018).</w:t>
        </w:r>
      </w:ins>
    </w:p>
    <w:p>
      <w:pPr>
        <w:pStyle w:val="4"/>
      </w:pPr>
      <w:ins w:id="1052" w:author="Codex" w:date="2026-07-11T03:17:27Z">
        <w:r>
          <w:t>2.7 Research Gap</w:t>
        </w:r>
      </w:ins>
    </w:p>
    <w:p>
      <w:pPr>
        <w:widowControl/>
      </w:pPr>
      <w:ins w:id="1053" w:author="Codex" w:date="2026-07-11T03:17:27Z">
        <w:r>
          <w:rPr>
            <w:rFonts w:eastAsia="Hiragino Mincho ProN"/>
          </w:rPr>
          <w:t>Existing work rarely examines promotion timing, institutional movement, and project-based academic resources with the same longitudinal population. The dissertation addresses this gap without treating mobility or funding as exogenous interventions.</w:t>
        </w:r>
      </w:ins>
    </w:p>
    <w:p>
      <w:pPr>
        <w:pStyle w:val="3"/>
      </w:pPr>
      <w:ins w:id="1054" w:author="Codex" w:date="2026-07-11T03:17:27Z">
        <w:r>
          <w:t>Chapter 3. Data and Methods</w:t>
        </w:r>
      </w:ins>
    </w:p>
    <w:p>
      <w:pPr>
        <w:pStyle w:val="4"/>
      </w:pPr>
      <w:ins w:id="1055" w:author="Codex" w:date="2026-07-11T03:17:27Z">
        <w:r>
          <w:t>3.1 Data Sources</w:t>
        </w:r>
      </w:ins>
    </w:p>
    <w:p>
      <w:pPr>
        <w:widowControl/>
      </w:pPr>
      <w:ins w:id="1056" w:author="Codex" w:date="2026-07-11T03:17:27Z">
        <w:r>
          <w:rPr>
            <w:rFonts w:eastAsia="Hiragino Mincho ProN"/>
          </w:rPr>
          <w:t>researchmap provides career histories, education, affiliations, and researcher profiles (JST, 2026). KAKEN records provide project membership, roles, project categories, and annual budgets (JSPS, 2026a, 2026b). Fiscal year is the common time unit.</w:t>
        </w:r>
      </w:ins>
    </w:p>
    <w:p>
      <w:pPr>
        <w:pStyle w:val="4"/>
      </w:pPr>
      <w:ins w:id="1057" w:author="Codex" w:date="2026-07-11T03:17:27Z">
        <w:r>
          <w:t>3.2 Research Population</w:t>
        </w:r>
      </w:ins>
    </w:p>
    <w:p>
      <w:pPr>
        <w:widowControl/>
      </w:pPr>
      <w:ins w:id="1058" w:author="Codex" w:date="2026-07-11T03:17:27Z">
        <w:r>
          <w:rPr>
            <w:rFonts w:eastAsia="Hiragino Mincho ProN"/>
          </w:rPr>
          <w:t>The population requires a valid researcher identifier, a plausible PhD year, usable career history, gender for the primary comparison, and field information. Researchers without observed promotion remain in the later risk sets when observation coverage is adequate.</w:t>
        </w:r>
      </w:ins>
    </w:p>
    <w:p>
      <w:pPr>
        <w:pStyle w:val="4"/>
      </w:pPr>
      <w:ins w:id="1059" w:author="Codex" w:date="2026-07-11T03:17:27Z">
        <w:r>
          <w:t>3.3 Researcher and Institution Linkage</w:t>
        </w:r>
      </w:ins>
    </w:p>
    <w:p>
      <w:pPr>
        <w:widowControl/>
      </w:pPr>
      <w:ins w:id="1060" w:author="Codex" w:date="2026-07-11T03:17:27Z">
        <w:r>
          <w:rPr>
            <w:rFonts w:eastAsia="Hiragino Mincho ProN"/>
          </w:rPr>
          <w:t>Linkage distinguishes the KAKEN website identifier from the JPR researchmap user identifier used for the dissertation cohort. Unlinked project members remain in team-size denominators. Institution aliases are harmonized before institutional moves are counted.</w:t>
        </w:r>
      </w:ins>
    </w:p>
    <w:p>
      <w:pPr>
        <w:pStyle w:val="4"/>
      </w:pPr>
      <w:ins w:id="1061" w:author="Codex" w:date="2026-07-11T03:17:27Z">
        <w:r>
          <w:t>3.4 Career and Promotion Measures</w:t>
        </w:r>
      </w:ins>
    </w:p>
    <w:p>
      <w:pPr>
        <w:widowControl/>
      </w:pPr>
      <w:ins w:id="1062" w:author="Codex" w:date="2026-07-11T03:17:27Z">
        <w:r>
          <w:rPr>
            <w:rFonts w:eastAsia="Hiragino Mincho ProN"/>
          </w:rPr>
          <w:t>Promotion is the first validated appointment to Associate Professor or Full Professor. Japanese and English title patterns are audited. Time since PhD defines the main analysis clock, and post-event years are excluded from each risk set.</w:t>
        </w:r>
      </w:ins>
    </w:p>
    <w:p>
      <w:pPr>
        <w:pStyle w:val="4"/>
      </w:pPr>
      <w:ins w:id="1063" w:author="Codex" w:date="2026-07-11T03:17:27Z">
        <w:r>
          <w:t>3.5 Institutional Mobility Measures</w:t>
        </w:r>
      </w:ins>
    </w:p>
    <w:p>
      <w:pPr>
        <w:widowControl/>
      </w:pPr>
      <w:ins w:id="1064" w:author="Codex" w:date="2026-07-11T03:17:27Z">
        <w:r>
          <w:rPr>
            <w:rFonts w:eastAsia="Hiragino Mincho ProN"/>
          </w:rPr>
          <w:t>An institutional move is a change in canonical primary institution between consecutive observed records. The primary measure is cumulative move count before year t. Direction, internal versus external promotion, time since last move, prestige, and institution size are secondary measures.</w:t>
        </w:r>
      </w:ins>
    </w:p>
    <w:p>
      <w:pPr>
        <w:pStyle w:val="4"/>
      </w:pPr>
      <w:ins w:id="1065" w:author="Codex" w:date="2026-07-11T03:17:27Z">
        <w:r>
          <w:t>3.6 KAKEN Resource Measures</w:t>
        </w:r>
      </w:ins>
    </w:p>
    <w:p>
      <w:pPr>
        <w:widowControl/>
      </w:pPr>
      <w:ins w:id="1066" w:author="Codex" w:date="2026-07-11T03:17:27Z">
        <w:r>
          <w:rPr>
            <w:rFonts w:eastAsia="Hiragino Mincho ProN"/>
          </w:rPr>
          <w:t>KAKEN resources are organized into access, project leadership, funding, and project-based network position. Funding is measured using full exposure and fractional allocation. The original project category is retained.</w:t>
        </w:r>
      </w:ins>
    </w:p>
    <w:p>
      <w:pPr>
        <w:pStyle w:val="4"/>
      </w:pPr>
      <w:ins w:id="1067" w:author="Codex" w:date="2026-07-11T03:17:27Z">
        <w:r>
          <w:t>3.7 Event-History Analysis</w:t>
        </w:r>
      </w:ins>
    </w:p>
    <w:p>
      <w:pPr>
        <w:widowControl/>
      </w:pPr>
      <w:ins w:id="1068" w:author="Codex" w:date="2026-07-11T03:17:27Z">
        <w:r>
          <w:rPr>
            <w:rFonts w:eastAsia="Hiragino Mincho ProN"/>
          </w:rPr>
          <w:t>Discrete-time event-history models estimate promotion risk with a flexible baseline hazard. Predictors are measured before year t. Complementary log-log models are primary; logistic and Cox specifications provide comparisons.</w:t>
        </w:r>
      </w:ins>
    </w:p>
    <w:p>
      <w:pPr>
        <w:pStyle w:val="4"/>
      </w:pPr>
      <w:ins w:id="1069" w:author="Codex" w:date="2026-07-11T03:17:27Z">
        <w:r>
          <w:t>3.8 Sequence Analysis</w:t>
        </w:r>
      </w:ins>
    </w:p>
    <w:p>
      <w:pPr>
        <w:widowControl/>
      </w:pPr>
      <w:ins w:id="1070" w:author="Codex" w:date="2026-07-11T03:17:27Z">
        <w:r>
          <w:rPr>
            <w:rFonts w:eastAsia="Hiragino Mincho ProN"/>
          </w:rPr>
          <w:t>Sequence analysis will identify recurring patterns of institutional stability and movement (Abbott and Tsay, 2000; Gauthier et al., 2010). Channel construction, distance alternatives, clustering diagnostics, and sensitivity windows are documented in the Appendix.</w:t>
        </w:r>
      </w:ins>
    </w:p>
    <w:p>
      <w:pPr>
        <w:pStyle w:val="4"/>
      </w:pPr>
      <w:ins w:id="1071" w:author="Codex" w:date="2026-07-11T03:17:27Z">
        <w:r>
          <w:t>3.9 Missing Data and Validation</w:t>
        </w:r>
      </w:ins>
    </w:p>
    <w:p>
      <w:pPr>
        <w:widowControl/>
      </w:pPr>
      <w:ins w:id="1072" w:author="Codex" w:date="2026-07-11T03:17:27Z">
        <w:r>
          <w:rPr>
            <w:rFonts w:eastAsia="Hiragino Mincho ProN"/>
          </w:rPr>
          <w:t>No KAKEN record is distinguished from failed linkage, and missing career history is not coded as career exit. Sample-flow, missingness, rank-title, and linkage audits accompany each empirical chapter.</w:t>
        </w:r>
      </w:ins>
    </w:p>
    <w:p>
      <w:pPr>
        <w:pStyle w:val="4"/>
      </w:pPr>
      <w:ins w:id="1073" w:author="Codex" w:date="2026-07-11T03:17:27Z">
        <w:r>
          <w:t>3.10 Ethics and Limitations</w:t>
        </w:r>
      </w:ins>
    </w:p>
    <w:p>
      <w:pPr>
        <w:widowControl/>
      </w:pPr>
      <w:ins w:id="1074" w:author="Codex" w:date="2026-07-11T03:17:27Z">
        <w:r>
          <w:rPr>
            <w:rFonts w:eastAsia="Hiragino Mincho ProN"/>
          </w:rPr>
          <w:t>The analysis uses structured records of professional careers and reports only aggregate results. Temporal ordering improves interpretation but does not remove selection, measurement error, or unobserved confounding.</w:t>
        </w:r>
      </w:ins>
    </w:p>
    <w:p>
      <w:pPr>
        <w:pStyle w:val="3"/>
      </w:pPr>
      <w:ins w:id="1075" w:author="Codex" w:date="2026-07-11T03:17:27Z">
        <w:r>
          <w:t>Chapter 4. Study 1: Gendered Promotion Timelines</w:t>
        </w:r>
      </w:ins>
    </w:p>
    <w:p>
      <w:pPr>
        <w:pStyle w:val="4"/>
      </w:pPr>
      <w:ins w:id="1076" w:author="Codex" w:date="2026-07-11T03:17:27Z">
        <w:r>
          <w:t>4.1 Introduction</w:t>
        </w:r>
      </w:ins>
    </w:p>
    <w:p>
      <w:pPr>
        <w:widowControl/>
      </w:pPr>
      <w:ins w:id="1077" w:author="Codex" w:date="2026-07-11T03:17:27Z">
        <w:r>
          <w:rPr>
            <w:rFonts w:eastAsia="Hiragino Mincho ProN"/>
          </w:rPr>
          <w:t>Study 1 provides the diagnostic starting point by locating gender differences across two observed promotion transitions.</w:t>
        </w:r>
      </w:ins>
    </w:p>
    <w:p>
      <w:pPr>
        <w:pStyle w:val="4"/>
      </w:pPr>
      <w:ins w:id="1078" w:author="Codex" w:date="2026-07-11T03:17:27Z">
        <w:r>
          <w:t>4.2 Research Question</w:t>
        </w:r>
      </w:ins>
    </w:p>
    <w:p>
      <w:pPr>
        <w:widowControl/>
      </w:pPr>
      <w:ins w:id="1079" w:author="Codex" w:date="2026-07-11T03:17:27Z">
        <w:r>
          <w:rPr>
            <w:rFonts w:eastAsia="Hiragino Mincho ProN"/>
          </w:rPr>
          <w:t>RQ1. Where do gender differences appear in observed academic promotion timelines in Japan?</w:t>
        </w:r>
      </w:ins>
    </w:p>
    <w:p>
      <w:pPr>
        <w:pStyle w:val="4"/>
      </w:pPr>
      <w:ins w:id="1080" w:author="Codex" w:date="2026-07-11T03:17:27Z">
        <w:r>
          <w:t>4.3 Data and Measures</w:t>
        </w:r>
      </w:ins>
    </w:p>
    <w:p>
      <w:pPr>
        <w:widowControl/>
      </w:pPr>
      <w:ins w:id="1081" w:author="Codex" w:date="2026-07-11T03:17:27Z">
        <w:r>
          <w:rPr>
            <w:rFonts w:eastAsia="Hiragino Mincho ProN"/>
          </w:rPr>
          <w:t>The completed study uses 74,344 discipline-mapped PhD holders. The observed-transition samples contain 20,808 researchers for PhD to AP and 10,747 for AP to FP; positive-duration samples contain 18,794 and 10,416 researchers, respectively.</w:t>
        </w:r>
      </w:ins>
    </w:p>
    <w:p>
      <w:pPr>
        <w:keepNext/>
        <w:jc w:val="center"/>
      </w:pPr>
      <w:ins w:id="1082" w:author="Codex" w:date="2026-07-11T03:17:27Z">
        <w:r>
          <w:drawing>
            <wp:inline xmlns:a="http://schemas.openxmlformats.org/drawingml/2006/main" xmlns:pic="http://schemas.openxmlformats.org/drawingml/2006/picture">
              <wp:extent cx="5943600" cy="349375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493759"/>
                      </a:xfrm>
                      <a:prstGeom prst="rect"/>
                    </pic:spPr>
                  </pic:pic>
                </a:graphicData>
              </a:graphic>
            </wp:inline>
          </w:drawing>
        </w:r>
      </w:ins>
    </w:p>
    <w:p>
      <w:pPr>
        <w:keepNext w:val="0"/>
        <w:jc w:val="center"/>
      </w:pPr>
      <w:ins w:id="1083" w:author="Codex" w:date="2026-07-11T03:17:27Z">
        <w:r>
          <w:rPr>
            <w:i/>
            <w:sz w:val="18"/>
          </w:rPr>
          <w:t>Figure 4.1. Study 1 official analytic and observed-transition samples. Source: Pei et al. (2026).</w:t>
        </w:r>
      </w:ins>
    </w:p>
    <w:p>
      <w:pPr>
        <w:pStyle w:val="4"/>
      </w:pPr>
      <w:ins w:id="1084" w:author="Codex" w:date="2026-07-11T03:17:27Z">
        <w:r>
          <w:t>4.4 Analytical Strategy</w:t>
        </w:r>
      </w:ins>
    </w:p>
    <w:p>
      <w:pPr>
        <w:widowControl/>
      </w:pPr>
      <w:ins w:id="1085" w:author="Codex" w:date="2026-07-11T03:17:27Z">
        <w:r>
          <w:rPr>
            <w:rFonts w:eastAsia="Hiragino Mincho ProN"/>
          </w:rPr>
          <w:t>Promotion timing is measured between validated milestones. Completed-transition comparisons are interpreted alongside survival-based checks that retain right-censoring.</w:t>
        </w:r>
      </w:ins>
    </w:p>
    <w:p>
      <w:pPr>
        <w:pStyle w:val="4"/>
      </w:pPr>
      <w:ins w:id="1086" w:author="Codex" w:date="2026-07-11T03:17:27Z">
        <w:r>
          <w:t>4.5 Results</w:t>
        </w:r>
      </w:ins>
    </w:p>
    <w:p>
      <w:pPr>
        <w:widowControl/>
      </w:pPr>
      <w:ins w:id="1087" w:author="Codex" w:date="2026-07-11T03:17:27Z">
        <w:r>
          <w:rPr>
            <w:rFonts w:eastAsia="Hiragino Mincho ProN"/>
          </w:rPr>
          <w:t>The completed analysis identifies the PhD-to-Associate-Professor transition as the main site of observed heterogeneity. Among positive-duration completed transitions, mean timelines are 7.83 years for women and 8.77 years for men from PhD to AP, and 8.22 years for women and 8.60 years for men from AP to FP. These conditional means do not imply that women have a higher probability of promotion.</w:t>
        </w:r>
      </w:ins>
    </w:p>
    <w:p>
      <w:pPr>
        <w:keepNext/>
        <w:jc w:val="center"/>
      </w:pPr>
      <w:ins w:id="1088" w:author="Codex" w:date="2026-07-11T03:17:27Z">
        <w:r>
          <w:drawing>
            <wp:inline xmlns:a="http://schemas.openxmlformats.org/drawingml/2006/main" xmlns:pic="http://schemas.openxmlformats.org/drawingml/2006/picture">
              <wp:extent cx="5943600" cy="3167547"/>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167547"/>
                      </a:xfrm>
                      <a:prstGeom prst="rect"/>
                    </pic:spPr>
                  </pic:pic>
                </a:graphicData>
              </a:graphic>
            </wp:inline>
          </w:drawing>
        </w:r>
      </w:ins>
    </w:p>
    <w:p>
      <w:pPr>
        <w:keepNext w:val="0"/>
        <w:jc w:val="center"/>
      </w:pPr>
      <w:ins w:id="1089" w:author="Codex" w:date="2026-07-11T03:17:27Z">
        <w:r>
          <w:rPr>
            <w:i/>
            <w:sz w:val="18"/>
          </w:rPr>
          <w:t>Figure 4.2. Study 1 mean observed promotion timelines by gender and career stage. Source: Pei et al. (2026).</w:t>
        </w:r>
      </w:ins>
    </w:p>
    <w:p>
      <w:pPr>
        <w:pStyle w:val="4"/>
      </w:pPr>
      <w:ins w:id="1090" w:author="Codex" w:date="2026-07-11T03:17:27Z">
        <w:r>
          <w:t>4.6 Discussion</w:t>
        </w:r>
      </w:ins>
    </w:p>
    <w:p>
      <w:pPr>
        <w:widowControl/>
      </w:pPr>
      <w:ins w:id="1091" w:author="Codex" w:date="2026-07-11T03:17:27Z">
        <w:r>
          <w:rPr>
            <w:rFonts w:eastAsia="Hiragino Mincho ProN"/>
          </w:rPr>
          <w:t>The early-career transition deserves closer attention, but timing alone cannot reveal how organizational opportunities shape advancement. The distinction between transition duration and entry into promotion motivates the risk-set designs that follow.</w:t>
        </w:r>
      </w:ins>
    </w:p>
    <w:p>
      <w:pPr>
        <w:pStyle w:val="4"/>
      </w:pPr>
      <w:ins w:id="1092" w:author="Codex" w:date="2026-07-11T03:17:27Z">
        <w:r>
          <w:t>4.7 Chapter Summary</w:t>
        </w:r>
      </w:ins>
    </w:p>
    <w:p>
      <w:pPr>
        <w:widowControl/>
      </w:pPr>
      <w:ins w:id="1093" w:author="Codex" w:date="2026-07-11T03:17:27Z">
        <w:r>
          <w:rPr>
            <w:rFonts w:eastAsia="Hiragino Mincho ProN"/>
          </w:rPr>
          <w:t>Study 1 shows where observed timing differences appear. Chapter 5 asks whether institutional movement is related to those promotion timelines.</w:t>
        </w:r>
      </w:ins>
    </w:p>
    <w:p>
      <w:pPr>
        <w:pStyle w:val="3"/>
      </w:pPr>
      <w:ins w:id="1094" w:author="Codex" w:date="2026-07-11T03:17:27Z">
        <w:r>
          <w:t>Chapter 5. Study 2: Institutional Mobility and Promotion Timing</w:t>
        </w:r>
      </w:ins>
    </w:p>
    <w:p>
      <w:pPr>
        <w:pStyle w:val="4"/>
      </w:pPr>
      <w:ins w:id="1095" w:author="Codex" w:date="2026-07-11T03:17:27Z">
        <w:r>
          <w:t>5.1 Introduction</w:t>
        </w:r>
      </w:ins>
    </w:p>
    <w:p>
      <w:pPr>
        <w:widowControl/>
      </w:pPr>
      <w:ins w:id="1096" w:author="Codex" w:date="2026-07-11T03:17:27Z">
        <w:r>
          <w:rPr>
            <w:rFonts w:eastAsia="Hiragino Mincho ProN"/>
          </w:rPr>
          <w:t>Institutional mobility may offer career opportunities, but the capacity to move is not equally distributed. Study 2 therefore centers on the number of institutional moves rather than treating every feature of mobility as a separate question.</w:t>
        </w:r>
      </w:ins>
    </w:p>
    <w:p>
      <w:pPr>
        <w:pStyle w:val="4"/>
      </w:pPr>
      <w:ins w:id="1097" w:author="Codex" w:date="2026-07-11T03:17:27Z">
        <w:r>
          <w:t>5.2 Theoretical Expectations</w:t>
        </w:r>
      </w:ins>
    </w:p>
    <w:p>
      <w:pPr>
        <w:widowControl/>
      </w:pPr>
      <w:ins w:id="1098" w:author="Codex" w:date="2026-07-11T03:17:27Z">
        <w:r>
          <w:rPr>
            <w:rFonts w:eastAsia="Hiragino Mincho ProN"/>
          </w:rPr>
          <w:t>H2.1 More institutional moves are associated with promotion timing.</w:t>
          <w:br/>
          <w:t>H2.2 The association between move count and promotion timing differs between women and men.</w:t>
          <w:br/>
          <w:t>H2.3 Upward moves are more strongly associated with promotion than lateral or downward moves.</w:t>
        </w:r>
      </w:ins>
    </w:p>
    <w:p>
      <w:pPr>
        <w:pStyle w:val="4"/>
      </w:pPr>
      <w:ins w:id="1099" w:author="Codex" w:date="2026-07-11T03:17:27Z">
        <w:r>
          <w:t>5.3 Research Question</w:t>
        </w:r>
      </w:ins>
    </w:p>
    <w:p>
      <w:pPr>
        <w:widowControl/>
      </w:pPr>
      <w:ins w:id="1100" w:author="Codex" w:date="2026-07-11T03:17:27Z">
        <w:r>
          <w:rPr>
            <w:rFonts w:eastAsia="Hiragino Mincho ProN"/>
          </w:rPr>
          <w:t>RQ2. How is the number of institutional moves associated with promotion timing, and does this association differ between women and men?</w:t>
        </w:r>
      </w:ins>
    </w:p>
    <w:p>
      <w:pPr>
        <w:pStyle w:val="4"/>
      </w:pPr>
      <w:ins w:id="1101" w:author="Codex" w:date="2026-07-11T03:17:27Z">
        <w:r>
          <w:t>5.4 Variables and Measures</w:t>
        </w:r>
      </w:ins>
    </w:p>
    <w:p>
      <w:pPr>
        <w:widowControl/>
      </w:pPr>
      <w:ins w:id="1102" w:author="Codex" w:date="2026-07-11T03:17:27Z">
        <w:r>
          <w:rPr>
            <w:rFonts w:eastAsia="Hiragino Mincho ProN"/>
          </w:rPr>
          <w:t>The primary predictor is cumulative institutional move count before year t. Secondary measures distinguish upward, lateral, and downward moves, internal and external promotion, time since the last move, and mobility per observed career year. Prestige percentiles and institution size provide context rather than separate theoretical centers.</w:t>
        </w:r>
      </w:ins>
    </w:p>
    <w:p>
      <w:pPr>
        <w:pStyle w:val="4"/>
      </w:pPr>
      <w:ins w:id="1103" w:author="Codex" w:date="2026-07-11T03:17:27Z">
        <w:r>
          <w:t>5.5 Analytical Strategy</w:t>
        </w:r>
      </w:ins>
    </w:p>
    <w:p>
      <w:pPr>
        <w:widowControl/>
      </w:pPr>
      <w:ins w:id="1104" w:author="Codex" w:date="2026-07-11T03:17:27Z">
        <w:r>
          <w:rPr>
            <w:rFonts w:eastAsia="Hiragino Mincho ProN"/>
          </w:rPr>
          <w:t>The main analysis models time to first Associate Professor appointment. Where coverage permits, the AP-to-FP transition is examined separately. Gender-by-move-count interactions are interpreted through predicted probabilities and marginal effects. Sequence analysis provides a secondary typology of institutional stability and movement.</w:t>
        </w:r>
      </w:ins>
    </w:p>
    <w:p>
      <w:pPr>
        <w:pStyle w:val="4"/>
      </w:pPr>
      <w:ins w:id="1105" w:author="Codex" w:date="2026-07-11T03:17:27Z">
        <w:r>
          <w:t>5.6 Results</w:t>
        </w:r>
      </w:ins>
    </w:p>
    <w:p>
      <w:pPr>
        <w:pStyle w:val="5"/>
      </w:pPr>
      <w:ins w:id="1106" w:author="Codex" w:date="2026-07-11T03:17:27Z">
        <w:r>
          <w:t>Results placeholder</w:t>
        </w:r>
      </w:ins>
    </w:p>
    <w:p>
      <w:pPr>
        <w:spacing w:after="40"/>
      </w:pPr>
      <w:ins w:id="1107" w:author="Codex" w:date="2026-07-11T03:17:27Z">
        <w:r>
          <w:rPr>
            <w:b/>
          </w:rPr>
          <w:t xml:space="preserve">Descriptive finding: </w:t>
        </w:r>
      </w:ins>
      <w:ins w:id="1108" w:author="Codex" w:date="2026-07-11T03:17:27Z">
        <w:r>
          <w:t>[Insert result here]</w:t>
        </w:r>
      </w:ins>
    </w:p>
    <w:p>
      <w:pPr>
        <w:spacing w:after="40"/>
      </w:pPr>
      <w:ins w:id="1109" w:author="Codex" w:date="2026-07-11T03:17:27Z">
        <w:r>
          <w:rPr>
            <w:b/>
          </w:rPr>
          <w:t xml:space="preserve">Main model: </w:t>
        </w:r>
      </w:ins>
      <w:ins w:id="1110" w:author="Codex" w:date="2026-07-11T03:17:27Z">
        <w:r>
          <w:t>[Insert coefficient, uncertainty interval, and interpretation here]</w:t>
        </w:r>
      </w:ins>
    </w:p>
    <w:p>
      <w:pPr>
        <w:spacing w:after="40"/>
      </w:pPr>
      <w:ins w:id="1111" w:author="Codex" w:date="2026-07-11T03:17:27Z">
        <w:r>
          <w:rPr>
            <w:b/>
          </w:rPr>
          <w:t xml:space="preserve">Gender comparison: </w:t>
        </w:r>
      </w:ins>
      <w:ins w:id="1112" w:author="Codex" w:date="2026-07-11T03:17:27Z">
        <w:r>
          <w:t>[Insert predicted probabilities or marginal effects here]</w:t>
        </w:r>
      </w:ins>
    </w:p>
    <w:p>
      <w:pPr>
        <w:spacing w:after="40"/>
      </w:pPr>
      <w:ins w:id="1113" w:author="Codex" w:date="2026-07-11T03:17:27Z">
        <w:r>
          <w:rPr>
            <w:b/>
          </w:rPr>
          <w:t xml:space="preserve">Robustness: </w:t>
        </w:r>
      </w:ins>
      <w:ins w:id="1114" w:author="Codex" w:date="2026-07-11T03:17:27Z">
        <w:r>
          <w:t>[Insert robustness summary here]</w:t>
        </w:r>
      </w:ins>
    </w:p>
    <w:p>
      <w:pPr>
        <w:spacing w:after="40"/>
      </w:pPr>
      <w:ins w:id="1115" w:author="Codex" w:date="2026-07-11T03:17:27Z">
        <w:r>
          <w:rPr>
            <w:b/>
          </w:rPr>
          <w:t xml:space="preserve">Substantive interpretation: </w:t>
        </w:r>
      </w:ins>
      <w:ins w:id="1116" w:author="Codex" w:date="2026-07-11T03:17:27Z">
        <w:r>
          <w:t>[Insert interpretation linked to theory here]</w:t>
        </w:r>
      </w:ins>
    </w:p>
    <w:p>
      <w:pPr>
        <w:pStyle w:val="4"/>
      </w:pPr>
      <w:ins w:id="1117" w:author="Codex" w:date="2026-07-11T03:17:27Z">
        <w:r>
          <w:t>5.7 Robustness Checks</w:t>
        </w:r>
      </w:ins>
    </w:p>
    <w:p>
      <w:pPr>
        <w:widowControl/>
      </w:pPr>
      <w:ins w:id="1118" w:author="Codex" w:date="2026-07-11T03:17:27Z">
        <w:r>
          <w:rPr>
            <w:rFonts w:eastAsia="Hiragino Mincho ProN"/>
          </w:rPr>
          <w:t>[Insert comparison of move definitions, prestige measures, observation windows, and high-coverage samples here]</w:t>
        </w:r>
      </w:ins>
    </w:p>
    <w:p>
      <w:pPr>
        <w:pStyle w:val="4"/>
      </w:pPr>
      <w:ins w:id="1119" w:author="Codex" w:date="2026-07-11T03:17:27Z">
        <w:r>
          <w:t>5.8 Discussion</w:t>
        </w:r>
      </w:ins>
    </w:p>
    <w:p>
      <w:pPr>
        <w:widowControl/>
      </w:pPr>
      <w:ins w:id="1120" w:author="Codex" w:date="2026-07-11T03:17:27Z">
        <w:r>
          <w:rPr>
            <w:rFonts w:eastAsia="Hiragino Mincho ProN"/>
          </w:rPr>
          <w:t>[Insert discussion of mobility as opportunity and constraint, linked to gendered organizations and linked lives]</w:t>
        </w:r>
      </w:ins>
    </w:p>
    <w:p>
      <w:pPr>
        <w:pStyle w:val="4"/>
      </w:pPr>
      <w:ins w:id="1121" w:author="Codex" w:date="2026-07-11T03:17:27Z">
        <w:r>
          <w:t>5.9 Chapter Summary</w:t>
        </w:r>
      </w:ins>
    </w:p>
    <w:p>
      <w:pPr>
        <w:widowControl/>
      </w:pPr>
      <w:ins w:id="1122" w:author="Codex" w:date="2026-07-11T03:17:27Z">
        <w:r>
          <w:rPr>
            <w:rFonts w:eastAsia="Hiragino Mincho ProN"/>
          </w:rPr>
          <w:t>[Insert chapter summary here] Mobility captures movement between organizations; Chapter 6 examines access to academic resources within and across career stages.</w:t>
        </w:r>
      </w:ins>
    </w:p>
    <w:p>
      <w:pPr>
        <w:pStyle w:val="3"/>
      </w:pPr>
      <w:ins w:id="1123" w:author="Codex" w:date="2026-07-11T03:17:27Z">
        <w:r>
          <w:t>Chapter 6. Study 3: KAKEN Resources and Stage-Specific Promotion</w:t>
        </w:r>
      </w:ins>
    </w:p>
    <w:p>
      <w:pPr>
        <w:pStyle w:val="4"/>
      </w:pPr>
      <w:ins w:id="1124" w:author="Codex" w:date="2026-07-11T03:17:27Z">
        <w:r>
          <w:t>6.1 Introduction</w:t>
        </w:r>
      </w:ins>
    </w:p>
    <w:p>
      <w:pPr>
        <w:widowControl/>
      </w:pPr>
      <w:ins w:id="1125" w:author="Codex" w:date="2026-07-11T03:17:27Z">
        <w:r>
          <w:rPr>
            <w:rFonts w:eastAsia="Hiragino Mincho ProN"/>
          </w:rPr>
          <w:t>Study 3 examines whether access to KAKEN-related academic resources is associated with promotion and whether the association changes across career stages.</w:t>
        </w:r>
      </w:ins>
    </w:p>
    <w:p>
      <w:pPr>
        <w:pStyle w:val="4"/>
      </w:pPr>
      <w:ins w:id="1126" w:author="Codex" w:date="2026-07-11T03:17:27Z">
        <w:r>
          <w:t>6.2 Theoretical Expectations</w:t>
        </w:r>
      </w:ins>
    </w:p>
    <w:p>
      <w:pPr>
        <w:widowControl/>
      </w:pPr>
      <w:ins w:id="1127" w:author="Codex" w:date="2026-07-11T03:17:27Z">
        <w:r>
          <w:rPr>
            <w:rFonts w:eastAsia="Hiragino Mincho ProN"/>
          </w:rPr>
          <w:t>H3.1 Greater access to KAKEN-related academic resources is associated with faster promotion.</w:t>
          <w:br/>
          <w:t>H3.2 The association between KAKEN resources and promotion differs between women and men.</w:t>
          <w:br/>
          <w:t>H3.3 The association between KAKEN resources and promotion varies across career stages.</w:t>
        </w:r>
      </w:ins>
    </w:p>
    <w:p>
      <w:pPr>
        <w:pStyle w:val="4"/>
      </w:pPr>
      <w:ins w:id="1128" w:author="Codex" w:date="2026-07-11T03:17:27Z">
        <w:r>
          <w:t>6.3 Research Question</w:t>
        </w:r>
      </w:ins>
    </w:p>
    <w:p>
      <w:pPr>
        <w:widowControl/>
      </w:pPr>
      <w:ins w:id="1129" w:author="Codex" w:date="2026-07-11T03:17:27Z">
        <w:r>
          <w:rPr>
            <w:rFonts w:eastAsia="Hiragino Mincho ProN"/>
          </w:rPr>
          <w:t>RQ3. How is access to KAKEN-related academic resources associated with promotion across different career stages, and do these associations differ between women and men?</w:t>
        </w:r>
      </w:ins>
    </w:p>
    <w:p>
      <w:pPr>
        <w:pStyle w:val="4"/>
      </w:pPr>
      <w:ins w:id="1130" w:author="Codex" w:date="2026-07-11T03:17:27Z">
        <w:r>
          <w:t>6.4 Variables and Measures</w:t>
        </w:r>
      </w:ins>
    </w:p>
    <w:p>
      <w:pPr>
        <w:widowControl/>
      </w:pPr>
      <w:ins w:id="1131" w:author="Codex" w:date="2026-07-11T03:17:27Z">
        <w:r>
          <w:rPr>
            <w:rFonts w:eastAsia="Hiragino Mincho ProN"/>
          </w:rPr>
          <w:t>Resources are grouped into participation, project leadership, funding, and project-based network position. Primary measures include any KAKEN participation, PI and Co-I roles, direct funding, degree, PI outdegree, and PI indegree. Weighted degree is reserved for robustness analysis.</w:t>
        </w:r>
      </w:ins>
    </w:p>
    <w:p>
      <w:pPr>
        <w:pStyle w:val="4"/>
      </w:pPr>
      <w:ins w:id="1132" w:author="Codex" w:date="2026-07-11T03:17:27Z">
        <w:r>
          <w:t>6.5 Stage-Specific Analytical Strategy</w:t>
        </w:r>
      </w:ins>
    </w:p>
    <w:p>
      <w:pPr>
        <w:widowControl/>
      </w:pPr>
      <w:ins w:id="1133" w:author="Codex" w:date="2026-07-11T03:17:27Z">
        <w:r>
          <w:rPr>
            <w:rFonts w:eastAsia="Hiragino Mincho ProN"/>
          </w:rPr>
          <w:t>Separate model families examine PhD to Associate Professor and Associate Professor to Full Professor. Each uses only resources observed before year t. Gender-by-resource and stage-by-resource terms are introduced selectively; three-way interactions require adequate support.</w:t>
        </w:r>
      </w:ins>
    </w:p>
    <w:p>
      <w:pPr>
        <w:pStyle w:val="4"/>
      </w:pPr>
      <w:ins w:id="1134" w:author="Codex" w:date="2026-07-11T03:17:27Z">
        <w:r>
          <w:t>6.6 Results: PhD to Associate Professor</w:t>
        </w:r>
      </w:ins>
    </w:p>
    <w:p>
      <w:pPr>
        <w:pStyle w:val="5"/>
      </w:pPr>
      <w:ins w:id="1135" w:author="Codex" w:date="2026-07-11T03:17:27Z">
        <w:r>
          <w:t>Results placeholder</w:t>
        </w:r>
      </w:ins>
    </w:p>
    <w:p>
      <w:pPr>
        <w:spacing w:after="40"/>
      </w:pPr>
      <w:ins w:id="1136" w:author="Codex" w:date="2026-07-11T03:17:27Z">
        <w:r>
          <w:rPr>
            <w:b/>
          </w:rPr>
          <w:t xml:space="preserve">Descriptive finding: </w:t>
        </w:r>
      </w:ins>
      <w:ins w:id="1137" w:author="Codex" w:date="2026-07-11T03:17:27Z">
        <w:r>
          <w:t>[Insert result here]</w:t>
        </w:r>
      </w:ins>
    </w:p>
    <w:p>
      <w:pPr>
        <w:spacing w:after="40"/>
      </w:pPr>
      <w:ins w:id="1138" w:author="Codex" w:date="2026-07-11T03:17:27Z">
        <w:r>
          <w:rPr>
            <w:b/>
          </w:rPr>
          <w:t xml:space="preserve">Main model: </w:t>
        </w:r>
      </w:ins>
      <w:ins w:id="1139" w:author="Codex" w:date="2026-07-11T03:17:27Z">
        <w:r>
          <w:t>[Insert coefficient, uncertainty interval, and interpretation here]</w:t>
        </w:r>
      </w:ins>
    </w:p>
    <w:p>
      <w:pPr>
        <w:spacing w:after="40"/>
      </w:pPr>
      <w:ins w:id="1140" w:author="Codex" w:date="2026-07-11T03:17:27Z">
        <w:r>
          <w:rPr>
            <w:b/>
          </w:rPr>
          <w:t xml:space="preserve">Gender comparison: </w:t>
        </w:r>
      </w:ins>
      <w:ins w:id="1141" w:author="Codex" w:date="2026-07-11T03:17:27Z">
        <w:r>
          <w:t>[Insert predicted probabilities or marginal effects here]</w:t>
        </w:r>
      </w:ins>
    </w:p>
    <w:p>
      <w:pPr>
        <w:spacing w:after="40"/>
      </w:pPr>
      <w:ins w:id="1142" w:author="Codex" w:date="2026-07-11T03:17:27Z">
        <w:r>
          <w:rPr>
            <w:b/>
          </w:rPr>
          <w:t xml:space="preserve">Robustness: </w:t>
        </w:r>
      </w:ins>
      <w:ins w:id="1143" w:author="Codex" w:date="2026-07-11T03:17:27Z">
        <w:r>
          <w:t>[Insert robustness summary here]</w:t>
        </w:r>
      </w:ins>
    </w:p>
    <w:p>
      <w:pPr>
        <w:spacing w:after="40"/>
      </w:pPr>
      <w:ins w:id="1144" w:author="Codex" w:date="2026-07-11T03:17:27Z">
        <w:r>
          <w:rPr>
            <w:b/>
          </w:rPr>
          <w:t xml:space="preserve">Substantive interpretation: </w:t>
        </w:r>
      </w:ins>
      <w:ins w:id="1145" w:author="Codex" w:date="2026-07-11T03:17:27Z">
        <w:r>
          <w:t>[Insert interpretation linked to theory here]</w:t>
        </w:r>
      </w:ins>
    </w:p>
    <w:p>
      <w:pPr>
        <w:pStyle w:val="4"/>
      </w:pPr>
      <w:ins w:id="1146" w:author="Codex" w:date="2026-07-11T03:17:27Z">
        <w:r>
          <w:t>6.7 Results: Associate Professor to Full Professor</w:t>
        </w:r>
      </w:ins>
    </w:p>
    <w:p>
      <w:pPr>
        <w:pStyle w:val="5"/>
      </w:pPr>
      <w:ins w:id="1147" w:author="Codex" w:date="2026-07-11T03:17:27Z">
        <w:r>
          <w:t>Results placeholder</w:t>
        </w:r>
      </w:ins>
    </w:p>
    <w:p>
      <w:pPr>
        <w:spacing w:after="40"/>
      </w:pPr>
      <w:ins w:id="1148" w:author="Codex" w:date="2026-07-11T03:17:27Z">
        <w:r>
          <w:rPr>
            <w:b/>
          </w:rPr>
          <w:t xml:space="preserve">Descriptive finding: </w:t>
        </w:r>
      </w:ins>
      <w:ins w:id="1149" w:author="Codex" w:date="2026-07-11T03:17:27Z">
        <w:r>
          <w:t>[Insert result here]</w:t>
        </w:r>
      </w:ins>
    </w:p>
    <w:p>
      <w:pPr>
        <w:spacing w:after="40"/>
      </w:pPr>
      <w:ins w:id="1150" w:author="Codex" w:date="2026-07-11T03:17:27Z">
        <w:r>
          <w:rPr>
            <w:b/>
          </w:rPr>
          <w:t xml:space="preserve">Main model: </w:t>
        </w:r>
      </w:ins>
      <w:ins w:id="1151" w:author="Codex" w:date="2026-07-11T03:17:27Z">
        <w:r>
          <w:t>[Insert coefficient, uncertainty interval, and interpretation here]</w:t>
        </w:r>
      </w:ins>
    </w:p>
    <w:p>
      <w:pPr>
        <w:spacing w:after="40"/>
      </w:pPr>
      <w:ins w:id="1152" w:author="Codex" w:date="2026-07-11T03:17:27Z">
        <w:r>
          <w:rPr>
            <w:b/>
          </w:rPr>
          <w:t xml:space="preserve">Gender comparison: </w:t>
        </w:r>
      </w:ins>
      <w:ins w:id="1153" w:author="Codex" w:date="2026-07-11T03:17:27Z">
        <w:r>
          <w:t>[Insert predicted probabilities or marginal effects here]</w:t>
        </w:r>
      </w:ins>
    </w:p>
    <w:p>
      <w:pPr>
        <w:spacing w:after="40"/>
      </w:pPr>
      <w:ins w:id="1154" w:author="Codex" w:date="2026-07-11T03:17:27Z">
        <w:r>
          <w:rPr>
            <w:b/>
          </w:rPr>
          <w:t xml:space="preserve">Robustness: </w:t>
        </w:r>
      </w:ins>
      <w:ins w:id="1155" w:author="Codex" w:date="2026-07-11T03:17:27Z">
        <w:r>
          <w:t>[Insert robustness summary here]</w:t>
        </w:r>
      </w:ins>
    </w:p>
    <w:p>
      <w:pPr>
        <w:spacing w:after="40"/>
      </w:pPr>
      <w:ins w:id="1156" w:author="Codex" w:date="2026-07-11T03:17:27Z">
        <w:r>
          <w:rPr>
            <w:b/>
          </w:rPr>
          <w:t xml:space="preserve">Substantive interpretation: </w:t>
        </w:r>
      </w:ins>
      <w:ins w:id="1157" w:author="Codex" w:date="2026-07-11T03:17:27Z">
        <w:r>
          <w:t>[Insert interpretation linked to theory here]</w:t>
        </w:r>
      </w:ins>
    </w:p>
    <w:p>
      <w:pPr>
        <w:pStyle w:val="4"/>
      </w:pPr>
      <w:ins w:id="1158" w:author="Codex" w:date="2026-07-11T03:17:27Z">
        <w:r>
          <w:t>6.8 Gender Differences in Resource Associations</w:t>
        </w:r>
      </w:ins>
    </w:p>
    <w:p>
      <w:pPr>
        <w:pStyle w:val="5"/>
      </w:pPr>
      <w:ins w:id="1159" w:author="Codex" w:date="2026-07-11T03:17:27Z">
        <w:r>
          <w:t>Results placeholder</w:t>
        </w:r>
      </w:ins>
    </w:p>
    <w:p>
      <w:pPr>
        <w:spacing w:after="40"/>
      </w:pPr>
      <w:ins w:id="1160" w:author="Codex" w:date="2026-07-11T03:17:27Z">
        <w:r>
          <w:rPr>
            <w:b/>
          </w:rPr>
          <w:t xml:space="preserve">Main model: </w:t>
        </w:r>
      </w:ins>
      <w:ins w:id="1161" w:author="Codex" w:date="2026-07-11T03:17:27Z">
        <w:r>
          <w:t>[Insert coefficient, uncertainty interval, and interpretation here]</w:t>
        </w:r>
      </w:ins>
    </w:p>
    <w:p>
      <w:pPr>
        <w:spacing w:after="40"/>
      </w:pPr>
      <w:ins w:id="1162" w:author="Codex" w:date="2026-07-11T03:17:27Z">
        <w:r>
          <w:rPr>
            <w:b/>
          </w:rPr>
          <w:t xml:space="preserve">Gender comparison: </w:t>
        </w:r>
      </w:ins>
      <w:ins w:id="1163" w:author="Codex" w:date="2026-07-11T03:17:27Z">
        <w:r>
          <w:t>[Insert predicted probabilities or marginal effects here]</w:t>
        </w:r>
      </w:ins>
    </w:p>
    <w:p>
      <w:pPr>
        <w:spacing w:after="40"/>
      </w:pPr>
      <w:ins w:id="1164" w:author="Codex" w:date="2026-07-11T03:17:27Z">
        <w:r>
          <w:rPr>
            <w:b/>
          </w:rPr>
          <w:t xml:space="preserve">Robustness: </w:t>
        </w:r>
      </w:ins>
      <w:ins w:id="1165" w:author="Codex" w:date="2026-07-11T03:17:27Z">
        <w:r>
          <w:t>[Insert robustness summary here]</w:t>
        </w:r>
      </w:ins>
    </w:p>
    <w:p>
      <w:pPr>
        <w:spacing w:after="40"/>
      </w:pPr>
      <w:ins w:id="1166" w:author="Codex" w:date="2026-07-11T03:17:27Z">
        <w:r>
          <w:rPr>
            <w:b/>
          </w:rPr>
          <w:t xml:space="preserve">Substantive interpretation: </w:t>
        </w:r>
      </w:ins>
      <w:ins w:id="1167" w:author="Codex" w:date="2026-07-11T03:17:27Z">
        <w:r>
          <w:t>[Insert interpretation linked to theory here]</w:t>
        </w:r>
      </w:ins>
    </w:p>
    <w:p>
      <w:pPr>
        <w:pStyle w:val="4"/>
      </w:pPr>
      <w:ins w:id="1168" w:author="Codex" w:date="2026-07-11T03:17:27Z">
        <w:r>
          <w:t>6.9 Robustness Checks</w:t>
        </w:r>
      </w:ins>
    </w:p>
    <w:p>
      <w:pPr>
        <w:widowControl/>
      </w:pPr>
      <w:ins w:id="1169" w:author="Codex" w:date="2026-07-11T03:17:27Z">
        <w:r>
          <w:rPr>
            <w:rFonts w:eastAsia="Hiragino Mincho ProN"/>
          </w:rPr>
          <w:t>[Insert comparison of lag windows, funding allocations, linkage-quality samples, and alternative network measures here]</w:t>
        </w:r>
      </w:ins>
    </w:p>
    <w:p>
      <w:pPr>
        <w:pStyle w:val="4"/>
      </w:pPr>
      <w:ins w:id="1170" w:author="Codex" w:date="2026-07-11T03:17:27Z">
        <w:r>
          <w:t>6.10 Discussion</w:t>
        </w:r>
      </w:ins>
    </w:p>
    <w:p>
      <w:pPr>
        <w:widowControl/>
      </w:pPr>
      <w:ins w:id="1171" w:author="Codex" w:date="2026-07-11T03:17:27Z">
        <w:r>
          <w:rPr>
            <w:rFonts w:eastAsia="Hiragino Mincho ProN"/>
          </w:rPr>
          <w:t>[Insert discussion of cumulative advantage, project leadership, and gendered returns to resources here]</w:t>
        </w:r>
      </w:ins>
    </w:p>
    <w:p>
      <w:pPr>
        <w:pStyle w:val="4"/>
      </w:pPr>
      <w:ins w:id="1172" w:author="Codex" w:date="2026-07-11T03:17:27Z">
        <w:r>
          <w:t>6.11 Chapter Summary</w:t>
        </w:r>
      </w:ins>
    </w:p>
    <w:p>
      <w:pPr>
        <w:widowControl/>
      </w:pPr>
      <w:ins w:id="1173" w:author="Codex" w:date="2026-07-11T03:17:27Z">
        <w:r>
          <w:rPr>
            <w:rFonts w:eastAsia="Hiragino Mincho ProN"/>
          </w:rPr>
          <w:t>[Insert chapter summary and transition to the General Discussion here]</w:t>
        </w:r>
      </w:ins>
    </w:p>
    <w:p>
      <w:pPr>
        <w:pStyle w:val="3"/>
      </w:pPr>
      <w:ins w:id="1174" w:author="Codex" w:date="2026-07-11T03:17:27Z">
        <w:r>
          <w:t>Chapter 7. General Discussion</w:t>
        </w:r>
      </w:ins>
    </w:p>
    <w:p>
      <w:pPr>
        <w:pStyle w:val="4"/>
      </w:pPr>
      <w:ins w:id="1175" w:author="Codex" w:date="2026-07-11T03:17:27Z">
        <w:r>
          <w:t>7.1 Summary of Findings</w:t>
        </w:r>
      </w:ins>
    </w:p>
    <w:p>
      <w:pPr>
        <w:widowControl/>
      </w:pPr>
      <w:ins w:id="1176" w:author="Codex" w:date="2026-07-11T03:17:27Z">
        <w:r>
          <w:rPr>
            <w:rFonts w:eastAsia="Hiragino Mincho ProN"/>
          </w:rPr>
          <w:t>[Insert synthesis after the relevant empirical chapters are completed]</w:t>
        </w:r>
      </w:ins>
    </w:p>
    <w:p>
      <w:pPr>
        <w:pStyle w:val="4"/>
      </w:pPr>
      <w:ins w:id="1177" w:author="Codex" w:date="2026-07-11T03:17:27Z">
        <w:r>
          <w:t>7.2 Promotion Timing</w:t>
        </w:r>
      </w:ins>
    </w:p>
    <w:p>
      <w:pPr>
        <w:widowControl/>
      </w:pPr>
      <w:ins w:id="1178" w:author="Codex" w:date="2026-07-11T03:17:27Z">
        <w:r>
          <w:rPr>
            <w:rFonts w:eastAsia="Hiragino Mincho ProN"/>
          </w:rPr>
          <w:t>[Insert synthesis after the relevant empirical chapters are completed]</w:t>
        </w:r>
      </w:ins>
    </w:p>
    <w:p>
      <w:pPr>
        <w:pStyle w:val="4"/>
      </w:pPr>
      <w:ins w:id="1179" w:author="Codex" w:date="2026-07-11T03:17:27Z">
        <w:r>
          <w:t>7.3 Mobility as a Gendered Career Strategy</w:t>
        </w:r>
      </w:ins>
    </w:p>
    <w:p>
      <w:pPr>
        <w:widowControl/>
      </w:pPr>
      <w:ins w:id="1180" w:author="Codex" w:date="2026-07-11T03:17:27Z">
        <w:r>
          <w:rPr>
            <w:rFonts w:eastAsia="Hiragino Mincho ProN"/>
          </w:rPr>
          <w:t>[Insert synthesis after the relevant empirical chapters are completed]</w:t>
        </w:r>
      </w:ins>
    </w:p>
    <w:p>
      <w:pPr>
        <w:pStyle w:val="4"/>
      </w:pPr>
      <w:ins w:id="1181" w:author="Codex" w:date="2026-07-11T03:17:27Z">
        <w:r>
          <w:t>7.4 Gendered Access to Academic Resources</w:t>
        </w:r>
      </w:ins>
    </w:p>
    <w:p>
      <w:pPr>
        <w:widowControl/>
      </w:pPr>
      <w:ins w:id="1182" w:author="Codex" w:date="2026-07-11T03:17:27Z">
        <w:r>
          <w:rPr>
            <w:rFonts w:eastAsia="Hiragino Mincho ProN"/>
          </w:rPr>
          <w:t>[Insert synthesis after the relevant empirical chapters are completed]</w:t>
        </w:r>
      </w:ins>
    </w:p>
    <w:p>
      <w:pPr>
        <w:pStyle w:val="4"/>
      </w:pPr>
      <w:ins w:id="1183" w:author="Codex" w:date="2026-07-11T03:17:27Z">
        <w:r>
          <w:t>7.5 Career-Stage Differences</w:t>
        </w:r>
      </w:ins>
    </w:p>
    <w:p>
      <w:pPr>
        <w:widowControl/>
      </w:pPr>
      <w:ins w:id="1184" w:author="Codex" w:date="2026-07-11T03:17:27Z">
        <w:r>
          <w:rPr>
            <w:rFonts w:eastAsia="Hiragino Mincho ProN"/>
          </w:rPr>
          <w:t>[Insert synthesis after the relevant empirical chapters are completed]</w:t>
        </w:r>
      </w:ins>
    </w:p>
    <w:p>
      <w:pPr>
        <w:pStyle w:val="4"/>
      </w:pPr>
      <w:ins w:id="1185" w:author="Codex" w:date="2026-07-11T03:17:27Z">
        <w:r>
          <w:t>7.6 Theoretical Contributions</w:t>
        </w:r>
      </w:ins>
    </w:p>
    <w:p>
      <w:pPr>
        <w:widowControl/>
      </w:pPr>
      <w:ins w:id="1186" w:author="Codex" w:date="2026-07-11T03:17:27Z">
        <w:r>
          <w:rPr>
            <w:rFonts w:eastAsia="Hiragino Mincho ProN"/>
          </w:rPr>
          <w:t>[Insert synthesis after the relevant empirical chapters are completed]</w:t>
        </w:r>
      </w:ins>
    </w:p>
    <w:p>
      <w:pPr>
        <w:pStyle w:val="4"/>
      </w:pPr>
      <w:ins w:id="1187" w:author="Codex" w:date="2026-07-11T03:17:27Z">
        <w:r>
          <w:t>7.7 Policy Implications</w:t>
        </w:r>
      </w:ins>
    </w:p>
    <w:p>
      <w:pPr>
        <w:widowControl/>
      </w:pPr>
      <w:ins w:id="1188" w:author="Codex" w:date="2026-07-11T03:17:27Z">
        <w:r>
          <w:rPr>
            <w:rFonts w:eastAsia="Hiragino Mincho ProN"/>
          </w:rPr>
          <w:t>[Insert synthesis after the relevant empirical chapters are completed]</w:t>
        </w:r>
      </w:ins>
    </w:p>
    <w:p>
      <w:pPr>
        <w:pStyle w:val="4"/>
      </w:pPr>
      <w:ins w:id="1189" w:author="Codex" w:date="2026-07-11T03:17:27Z">
        <w:r>
          <w:t>7.8 Limitations</w:t>
        </w:r>
      </w:ins>
    </w:p>
    <w:p>
      <w:pPr>
        <w:widowControl/>
      </w:pPr>
      <w:ins w:id="1190" w:author="Codex" w:date="2026-07-11T03:17:27Z">
        <w:r>
          <w:rPr>
            <w:rFonts w:eastAsia="Hiragino Mincho ProN"/>
          </w:rPr>
          <w:t>[Insert synthesis after the relevant empirical chapters are completed]</w:t>
        </w:r>
      </w:ins>
    </w:p>
    <w:p>
      <w:pPr>
        <w:pStyle w:val="4"/>
      </w:pPr>
      <w:ins w:id="1191" w:author="Codex" w:date="2026-07-11T03:17:27Z">
        <w:r>
          <w:t>7.9 Future Research</w:t>
        </w:r>
      </w:ins>
    </w:p>
    <w:p>
      <w:pPr>
        <w:widowControl/>
      </w:pPr>
      <w:ins w:id="1192" w:author="Codex" w:date="2026-07-11T03:17:27Z">
        <w:r>
          <w:rPr>
            <w:rFonts w:eastAsia="Hiragino Mincho ProN"/>
          </w:rPr>
          <w:t>[Insert synthesis after the relevant empirical chapters are completed]</w:t>
        </w:r>
      </w:ins>
    </w:p>
    <w:p>
      <w:pPr>
        <w:pStyle w:val="3"/>
      </w:pPr>
      <w:ins w:id="1193" w:author="Codex" w:date="2026-07-11T03:17:27Z">
        <w:r>
          <w:t>Chapter 8. Conclusion</w:t>
        </w:r>
      </w:ins>
    </w:p>
    <w:p>
      <w:pPr>
        <w:widowControl/>
      </w:pPr>
      <w:ins w:id="1194" w:author="Codex" w:date="2026-07-11T03:17:27Z">
        <w:r>
          <w:rPr>
            <w:rFonts w:eastAsia="Hiragino Mincho ProN"/>
          </w:rPr>
          <w:t>[Insert concise conclusion after all empirical chapters and the General Discussion are complete]</w:t>
        </w:r>
      </w:ins>
    </w:p>
    <w:p>
      <w:pPr>
        <w:pStyle w:val="3"/>
      </w:pPr>
      <w:ins w:id="1195" w:author="Codex" w:date="2026-07-11T03:17:27Z">
        <w:r>
          <w:t>Appendices</w:t>
        </w:r>
      </w:ins>
    </w:p>
    <w:p>
      <w:pPr>
        <w:pStyle w:val="4"/>
      </w:pPr>
      <w:ins w:id="1196" w:author="Codex" w:date="2026-07-11T03:17:27Z">
        <w:r>
          <w:t>Appendix A. Variable Dictionary</w:t>
        </w:r>
      </w:ins>
    </w:p>
    <w:p>
      <w:pPr>
        <w:widowControl/>
      </w:pPr>
      <w:ins w:id="1197" w:author="Codex" w:date="2026-07-11T03:17:27Z">
        <w:r>
          <w:rPr>
            <w:rFonts w:eastAsia="Hiragino Mincho ProN"/>
          </w:rPr>
          <w:t>[Insert final variable dictionary and provenance table]</w:t>
        </w:r>
      </w:ins>
    </w:p>
    <w:p>
      <w:pPr>
        <w:pStyle w:val="4"/>
      </w:pPr>
      <w:ins w:id="1198" w:author="Codex" w:date="2026-07-11T03:17:27Z">
        <w:r>
          <w:t>Appendix B. Institutional Ranking and Size Construction</w:t>
        </w:r>
      </w:ins>
    </w:p>
    <w:p>
      <w:pPr>
        <w:widowControl/>
      </w:pPr>
      <w:ins w:id="1199" w:author="Codex" w:date="2026-07-11T03:17:27Z">
        <w:r>
          <w:rPr>
            <w:rFonts w:eastAsia="Hiragino Mincho ProN"/>
          </w:rPr>
          <w:t>THE, QS, and ARWU measures remain separate. Annual percentiles, pre-move medians, coverage rules, and institution-size measures will be documented here.</w:t>
        </w:r>
      </w:ins>
    </w:p>
    <w:p>
      <w:pPr>
        <w:pStyle w:val="4"/>
      </w:pPr>
      <w:ins w:id="1200" w:author="Codex" w:date="2026-07-11T03:17:27Z">
        <w:r>
          <w:t>Appendix C. Mobility Coding</w:t>
        </w:r>
      </w:ins>
    </w:p>
    <w:p>
      <w:pPr>
        <w:widowControl/>
      </w:pPr>
      <w:ins w:id="1201" w:author="Codex" w:date="2026-07-11T03:17:27Z">
        <w:r>
          <w:rPr>
            <w:rFonts w:eastAsia="Hiragino Mincho ProN"/>
          </w:rPr>
          <w:t>[Insert primary-affiliation hierarchy, move-event rules, direction thresholds, and internal/external promotion validation]</w:t>
        </w:r>
      </w:ins>
    </w:p>
    <w:p>
      <w:pPr>
        <w:pStyle w:val="4"/>
      </w:pPr>
      <w:ins w:id="1202" w:author="Codex" w:date="2026-07-11T03:17:27Z">
        <w:r>
          <w:t>Appendix D. KAKEN and Network Construction</w:t>
        </w:r>
      </w:ins>
    </w:p>
    <w:p>
      <w:pPr>
        <w:widowControl/>
      </w:pPr>
      <w:ins w:id="1203" w:author="Codex" w:date="2026-07-11T03:17:27Z">
        <w:r>
          <w:rPr>
            <w:rFonts w:eastAsia="Hiragino Mincho ProN"/>
          </w:rPr>
          <w:t>The raw KAKEN project-category field, linkage-status definitions, budget-allocation denominators, role harmonization, and project-year edge construction are documented here.</w:t>
        </w:r>
      </w:ins>
    </w:p>
    <w:p>
      <w:pPr>
        <w:pStyle w:val="4"/>
      </w:pPr>
      <w:ins w:id="1204" w:author="Codex" w:date="2026-07-11T03:17:27Z">
        <w:r>
          <w:t>Appendix E. Robustness Specifications</w:t>
        </w:r>
      </w:ins>
    </w:p>
    <w:p>
      <w:pPr>
        <w:widowControl/>
      </w:pPr>
      <w:ins w:id="1205" w:author="Codex" w:date="2026-07-11T03:17:27Z">
        <w:r>
          <w:rPr>
            <w:rFonts w:eastAsia="Hiragino Mincho ProN"/>
          </w:rPr>
          <w:t>[Insert alternative lag windows, baseline hazards, sequence distances, clustering diagnostics, and sensitivity samples]</w:t>
        </w:r>
      </w:ins>
    </w:p>
    <w:p>
      <w:pPr>
        <w:pStyle w:val="4"/>
      </w:pPr>
      <w:ins w:id="1206" w:author="Codex" w:date="2026-07-11T03:17:27Z">
        <w:r>
          <w:t>Appendix F. Data-Quality Diagnostics</w:t>
        </w:r>
      </w:ins>
    </w:p>
    <w:p>
      <w:pPr>
        <w:widowControl/>
      </w:pPr>
      <w:ins w:id="1207" w:author="Codex" w:date="2026-07-11T03:17:27Z">
        <w:r>
          <w:rPr>
            <w:rFonts w:eastAsia="Hiragino Mincho ProN"/>
          </w:rPr>
          <w:t>[Insert sample flow, missingness, title audit, linkage audit, and coverage diagnostics]</w:t>
        </w:r>
      </w:ins>
    </w:p>
    <w:p>
      <w:pPr>
        <w:pStyle w:val="4"/>
      </w:pPr>
      <w:ins w:id="1208" w:author="Codex" w:date="2026-07-11T03:17:27Z">
        <w:r>
          <w:t>Appendix G. Additional Tables and Figures</w:t>
        </w:r>
      </w:ins>
    </w:p>
    <w:p>
      <w:pPr>
        <w:widowControl/>
      </w:pPr>
      <w:ins w:id="1209" w:author="Codex" w:date="2026-07-11T03:17:27Z">
        <w:r>
          <w:rPr>
            <w:rFonts w:eastAsia="Hiragino Mincho ProN"/>
          </w:rPr>
          <w:t>[Insert supplementary tables and figures]</w:t>
        </w:r>
      </w:ins>
    </w:p>
    <w:p>
      <w:pPr>
        <w:pStyle w:val="3"/>
      </w:pPr>
      <w:ins w:id="1210" w:author="Codex" w:date="2026-07-11T03:17:27Z">
        <w:r>
          <w:t>References</w:t>
        </w:r>
      </w:ins>
    </w:p>
    <w:p>
      <w:pPr>
        <w:keepLines/>
        <w:spacing w:after="80"/>
        <w:ind w:left="360" w:hanging="360"/>
        <w:jc w:val="left"/>
      </w:pPr>
      <w:ins w:id="1211" w:author="Codex" w:date="2026-07-11T03:17:27Z">
        <w:r>
          <w:t>Abbott, A., &amp; Tsay, A. (2000). Sequence analysis and optimal matching methods in sociology: Review and prospect. Sociological Methods &amp; Research, 29(1), 3–33. https://doi.org/10.1177/0049124100029001001</w:t>
        </w:r>
      </w:ins>
    </w:p>
    <w:p>
      <w:pPr>
        <w:keepLines/>
        <w:spacing w:after="80"/>
        <w:ind w:left="360" w:hanging="360"/>
        <w:jc w:val="left"/>
      </w:pPr>
      <w:ins w:id="1212" w:author="Codex" w:date="2026-07-11T03:17:27Z">
        <w:r>
          <w:t>Acker, J. (1990). Hierarchies, jobs, bodies: A theory of gendered organizations. Gender &amp; Society, 4(2), 139–158. https://doi.org/10.1177/089124390004002002</w:t>
        </w:r>
      </w:ins>
    </w:p>
    <w:p>
      <w:pPr>
        <w:keepLines/>
        <w:spacing w:after="80"/>
        <w:ind w:left="360" w:hanging="360"/>
        <w:jc w:val="left"/>
      </w:pPr>
      <w:ins w:id="1213" w:author="Codex" w:date="2026-07-11T03:17:27Z">
        <w:r>
          <w:t>Allison, P. D., &amp; Long, J. S. (1987). Interuniversity mobility of academic scientists. American Sociological Review, 52(5), 643–652. https://doi.org/10.2307/2095600</w:t>
        </w:r>
      </w:ins>
    </w:p>
    <w:p>
      <w:pPr>
        <w:keepLines/>
        <w:spacing w:after="80"/>
        <w:ind w:left="360" w:hanging="360"/>
        <w:jc w:val="left"/>
      </w:pPr>
      <w:ins w:id="1214" w:author="Codex" w:date="2026-07-11T03:17:27Z">
        <w:r>
          <w:t>Bielby, W. T., &amp; Bielby, D. D. (1992). I will follow him: Family ties, gender-role beliefs, and reluctance to relocate for a better job. American Journal of Sociology, 97(5), 1241–1267. https://doi.org/10.1086/229901</w:t>
        </w:r>
      </w:ins>
    </w:p>
    <w:p>
      <w:pPr>
        <w:keepLines/>
        <w:spacing w:after="80"/>
        <w:ind w:left="360" w:hanging="360"/>
        <w:jc w:val="left"/>
      </w:pPr>
      <w:ins w:id="1215" w:author="Codex" w:date="2026-07-11T03:17:27Z">
        <w:r>
          <w:t>Bol, T., de Vaan, M., &amp; van de Rijt, A. (2018). The Matthew effect in science funding. Proceedings of the National Academy of Sciences, 115(19), 4887–4890. https://doi.org/10.1073/pnas.1719557115</w:t>
        </w:r>
      </w:ins>
    </w:p>
    <w:p>
      <w:pPr>
        <w:keepLines/>
        <w:spacing w:after="80"/>
        <w:ind w:left="360" w:hanging="360"/>
        <w:jc w:val="left"/>
      </w:pPr>
      <w:ins w:id="1216" w:author="Codex" w:date="2026-07-11T03:17:27Z">
        <w:r>
          <w:t>Cañibano, C., Fox, M. F., &amp; Otamendi, F. J. (2016). Gender and patterns of temporary mobility among researchers. Science and Public Policy, 43(3), 320–331. https://doi.org/10.1093/scipol/scv042</w:t>
        </w:r>
      </w:ins>
    </w:p>
    <w:p>
      <w:pPr>
        <w:keepLines/>
        <w:spacing w:after="80"/>
        <w:ind w:left="360" w:hanging="360"/>
        <w:jc w:val="left"/>
      </w:pPr>
      <w:ins w:id="1217" w:author="Codex" w:date="2026-07-11T03:17:27Z">
        <w:r>
          <w:t>Clauset, A., Arbesman, S., &amp; Larremore, D. B. (2015). Systematic inequality and hierarchy in faculty hiring networks. Science Advances, 1(1), e1400005. https://doi.org/10.1126/sciadv.1400005</w:t>
        </w:r>
      </w:ins>
    </w:p>
    <w:p>
      <w:pPr>
        <w:keepLines/>
        <w:spacing w:after="80"/>
        <w:ind w:left="360" w:hanging="360"/>
        <w:jc w:val="left"/>
      </w:pPr>
      <w:ins w:id="1218" w:author="Codex" w:date="2026-07-11T03:17:27Z">
        <w:r>
          <w:t>DiPrete, T. A., &amp; Eirich, G. M. (2006). Cumulative advantage as a mechanism for inequality: A review of theoretical and empirical developments. Annual Review of Sociology, 32, 271–297. https://doi.org/10.1146/annurev.soc.32.061604.123127</w:t>
        </w:r>
      </w:ins>
    </w:p>
    <w:p>
      <w:pPr>
        <w:keepLines/>
        <w:spacing w:after="80"/>
        <w:ind w:left="360" w:hanging="360"/>
        <w:jc w:val="left"/>
      </w:pPr>
      <w:ins w:id="1219" w:author="Codex" w:date="2026-07-11T03:17:27Z">
        <w:r>
          <w:t>Fernández-Zubieta, A., Geuna, A., &amp; Lawson, C. (2016). Productivity pay-offs from academic mobility: Should I stay or should I go? Industrial and Corporate Change, 25(1), 91–114. https://doi.org/10.1093/icc/dtv034</w:t>
        </w:r>
      </w:ins>
    </w:p>
    <w:p>
      <w:pPr>
        <w:keepLines/>
        <w:spacing w:after="80"/>
        <w:ind w:left="360" w:hanging="360"/>
        <w:jc w:val="left"/>
      </w:pPr>
      <w:ins w:id="1220" w:author="Codex" w:date="2026-07-11T03:17:27Z">
        <w:r>
          <w:t>Gauthier, J.-A., Widmer, E. D., Bucher, P., &amp; Notredame, C. (2010). Multichannel sequence analysis applied to social science data. Sociological Methodology, 40(1), 1–38. https://doi.org/10.1111/j.1467-9531.2010.01227.x</w:t>
        </w:r>
      </w:ins>
    </w:p>
    <w:p>
      <w:pPr>
        <w:keepLines/>
        <w:spacing w:after="80"/>
        <w:ind w:left="360" w:hanging="360"/>
        <w:jc w:val="left"/>
      </w:pPr>
      <w:ins w:id="1221" w:author="Codex" w:date="2026-07-11T03:17:27Z">
        <w:r>
          <w:t>Huang, J., Gates, A. J., Sinatra, R., &amp; Barabási, A.-L. (2020). Historical comparison of gender inequality in scientific careers across countries and disciplines. Proceedings of the National Academy of Sciences, 117(9), 4609–4616. https://doi.org/10.1073/pnas.1914221117</w:t>
        </w:r>
      </w:ins>
    </w:p>
    <w:p>
      <w:pPr>
        <w:keepLines/>
        <w:spacing w:after="80"/>
        <w:ind w:left="360" w:hanging="360"/>
        <w:jc w:val="left"/>
      </w:pPr>
      <w:ins w:id="1222" w:author="Codex" w:date="2026-07-11T03:17:27Z">
        <w:r>
          <w:t>Japan Science and Technology Agency. (2026). About the researchmap project. https://researchmap.jp/public/about/operations</w:t>
        </w:r>
      </w:ins>
    </w:p>
    <w:p>
      <w:pPr>
        <w:keepLines/>
        <w:spacing w:after="80"/>
        <w:ind w:left="360" w:hanging="360"/>
        <w:jc w:val="left"/>
      </w:pPr>
      <w:ins w:id="1223" w:author="Codex" w:date="2026-07-11T03:17:27Z">
        <w:r>
          <w:t>Japan Society for the Promotion of Science. (2026a). KAKENHI: Types of grants programs. https://www.jsps.go.jp/english/e-grants/grants01.html</w:t>
        </w:r>
      </w:ins>
    </w:p>
    <w:p>
      <w:pPr>
        <w:keepLines/>
        <w:spacing w:after="80"/>
        <w:ind w:left="360" w:hanging="360"/>
        <w:jc w:val="left"/>
      </w:pPr>
      <w:ins w:id="1224" w:author="Codex" w:date="2026-07-11T03:17:27Z">
        <w:r>
          <w:t>Japan Society for the Promotion of Science. (2026b). KAKENHI award trends. https://www.jsps.go.jp/english/e-grants/award_trends.html</w:t>
        </w:r>
      </w:ins>
    </w:p>
    <w:p>
      <w:pPr>
        <w:keepLines/>
        <w:spacing w:after="80"/>
        <w:ind w:left="360" w:hanging="360"/>
        <w:jc w:val="left"/>
      </w:pPr>
      <w:ins w:id="1225" w:author="Codex" w:date="2026-07-11T03:17:27Z">
        <w:r>
          <w:t>Lawson, C., &amp; Shibayama, S. (2015). International research visits and careers: An analysis of bioscience academics in Japan. Science and Public Policy, 42(5), 690–710. https://doi.org/10.1093/scipol/scu084</w:t>
        </w:r>
      </w:ins>
    </w:p>
    <w:p>
      <w:pPr>
        <w:keepLines/>
        <w:spacing w:after="80"/>
        <w:ind w:left="360" w:hanging="360"/>
        <w:jc w:val="left"/>
      </w:pPr>
      <w:ins w:id="1226" w:author="Codex" w:date="2026-07-11T03:17:27Z">
        <w:r>
          <w:t>Li, W., Aste, T., Caccioli, F., &amp; Livan, G. (2019). Early coauthorship with top scientists predicts success in academic careers. Nature Communications, 10, 5170. https://doi.org/10.1038/s41467-019-13130-4</w:t>
        </w:r>
      </w:ins>
    </w:p>
    <w:p>
      <w:pPr>
        <w:keepLines/>
        <w:spacing w:after="80"/>
        <w:ind w:left="360" w:hanging="360"/>
        <w:jc w:val="left"/>
      </w:pPr>
      <w:ins w:id="1227" w:author="Codex" w:date="2026-07-11T03:17:27Z">
        <w:r>
          <w:t>Merton, R. K. (1968). The Matthew effect in science. Science, 159(3810), 56–63. https://doi.org/10.1126/science.159.3810.56</w:t>
        </w:r>
      </w:ins>
    </w:p>
    <w:p>
      <w:pPr>
        <w:keepLines/>
        <w:spacing w:after="80"/>
        <w:ind w:left="360" w:hanging="360"/>
        <w:jc w:val="left"/>
      </w:pPr>
      <w:ins w:id="1228" w:author="Codex" w:date="2026-07-11T03:17:27Z">
        <w:r>
          <w:t>Moher, D., Naudet, F., Cristea, I. A., Miedema, F., Ioannidis, J. P. A., &amp; Goodman, S. N. (2018). Assessing scientists for hiring, promotion, and tenure. PLOS Biology, 16(3), e2004089. https://doi.org/10.1371/journal.pbio.2004089</w:t>
        </w:r>
      </w:ins>
    </w:p>
    <w:p>
      <w:pPr>
        <w:keepLines/>
        <w:spacing w:after="80"/>
        <w:ind w:left="360" w:hanging="360"/>
        <w:jc w:val="left"/>
      </w:pPr>
      <w:ins w:id="1229" w:author="Codex" w:date="2026-07-11T03:17:27Z">
        <w:r>
          <w:t>Nagano, N., Watari, T., Tamaki, Y., &amp; Onigata, K. (2022). Japan's academic barriers to gender equality as seen in a comparison of public and private medical schools. Women's Health Reports, 3(1), 115–123. https://doi.org/10.1089/whr.2021.0082</w:t>
        </w:r>
      </w:ins>
    </w:p>
    <w:p>
      <w:pPr>
        <w:keepLines/>
        <w:spacing w:after="80"/>
        <w:ind w:left="360" w:hanging="360"/>
        <w:jc w:val="left"/>
      </w:pPr>
      <w:ins w:id="1230" w:author="Codex" w:date="2026-07-11T03:17:27Z">
        <w:r>
          <w:t>Nielsen, M. W. (2016). Limits to meritocracy? Gender in academic recruitment and promotion processes. Science and Public Policy, 43(3), 386–399. https://doi.org/10.1093/scipol/scv052</w:t>
        </w:r>
      </w:ins>
    </w:p>
    <w:p>
      <w:pPr>
        <w:keepLines/>
        <w:spacing w:after="80"/>
        <w:ind w:left="360" w:hanging="360"/>
        <w:jc w:val="left"/>
      </w:pPr>
      <w:ins w:id="1231" w:author="Codex" w:date="2026-07-11T03:17:27Z">
        <w:r>
          <w:t>Pei, R., Lyu, Z., Wang, G., Wang, Z., Ye, M., &amp; Fan, X. (2026). Gender inequality in academic promotion trajectories in Japan. Scientific Reports. https://doi.org/10.1038/s41598-026-54562-5</w:t>
        </w:r>
      </w:ins>
    </w:p>
    <w:p>
      <w:pPr>
        <w:keepLines/>
        <w:spacing w:after="80"/>
        <w:ind w:left="360" w:hanging="360"/>
        <w:jc w:val="left"/>
      </w:pPr>
      <w:ins w:id="1232" w:author="Codex" w:date="2026-07-11T03:17:27Z">
        <w:r>
          <w:t>Sato, S., Gygax, P. M., Randall, J., &amp; Schmid Mast, M. (2021). The leaky pipeline in research grant peer review and funding decisions: Challenges and future directions. Higher Education, 82, 145–162. https://doi.org/10.1007/s10734-020-00626-y</w:t>
        </w:r>
      </w:ins>
    </w:p>
    <w:p>
      <w:pPr>
        <w:keepLines/>
        <w:spacing w:after="80"/>
        <w:ind w:left="360" w:hanging="360"/>
        <w:jc w:val="left"/>
      </w:pPr>
      <w:ins w:id="1233" w:author="Codex" w:date="2026-07-11T03:17:27Z">
        <w:r>
          <w:t>Schimanski, L. A., &amp; Alperin, J. P. (2018). The evaluation of scholarship in academic promotion and tenure processes: Past, present, and future. F1000Research, 7, 1605. https://doi.org/10.12688/f1000research.16493.1</w:t>
        </w:r>
      </w:ins>
    </w:p>
    <w:p>
      <w:pPr>
        <w:keepLines/>
        <w:spacing w:after="80"/>
        <w:ind w:left="360" w:hanging="360"/>
        <w:jc w:val="left"/>
      </w:pPr>
      <w:ins w:id="1234" w:author="Codex" w:date="2026-07-11T03:17:27Z">
        <w:r>
          <w:t>Statistics Bureau of Japan. (2025). Statistical handbook of Japan 2025. https://www.stat.go.jp/english/data/handbook/</w:t>
        </w:r>
      </w:ins>
    </w:p>
    <w:p>
      <w:pPr>
        <w:keepLines/>
        <w:spacing w:after="80"/>
        <w:ind w:left="360" w:hanging="360"/>
        <w:jc w:val="left"/>
      </w:pPr>
      <w:ins w:id="1235" w:author="Codex" w:date="2026-07-11T03:17:27Z">
        <w:r>
          <w:t>Takahashi, A. M., &amp; Takahashi, S. (2015). Gender promotion differences in economics departments in Japan: A duration analysis. Journal of Asian Economics, 41, 1–19. https://doi.org/10.1016/j.asieco.2015.09.002</w:t>
        </w:r>
      </w:ins>
    </w:p>
    <w:p>
      <w:pPr>
        <w:keepLines/>
        <w:spacing w:after="80"/>
        <w:ind w:left="360" w:hanging="360"/>
        <w:jc w:val="left"/>
      </w:pPr>
      <w:ins w:id="1236" w:author="Codex" w:date="2026-07-11T03:17:27Z">
        <w:r>
          <w:t>Wang, Y., Jones, B. F., &amp; Wang, D. (2019). Early-career setback and future career impact. Nature Communications, 10, 4331. https://doi.org/10.1038/s41467-019-12189-3</w:t>
        </w:r>
      </w:ins>
    </w:p>
    <w:p>
      <w:pPr>
        <w:keepLines/>
        <w:spacing w:after="80"/>
        <w:ind w:left="360" w:hanging="360"/>
        <w:jc w:val="left"/>
      </w:pPr>
      <w:ins w:id="1237" w:author="Codex" w:date="2026-07-11T03:17:27Z">
        <w:r>
          <w:t>Wapman, K. H., Zhang, S., Clauset, A., &amp; Larremore, D. B. (2022). Quantifying hierarchy and dynamics in US faculty hiring and retention. Nature, 610, 120–127. https://doi.org/10.1038/s41586-022-05222-x</w:t>
        </w:r>
      </w:ins>
    </w:p>
    <w:p>
      <w:pPr>
        <w:keepLines/>
        <w:spacing w:after="80"/>
        <w:ind w:left="360" w:hanging="360"/>
        <w:jc w:val="left"/>
      </w:pPr>
      <w:ins w:id="1238" w:author="Codex" w:date="2026-07-11T03:17:27Z">
        <w:r>
          <w:t>Watanabe, M. (2025). Gender inequality in international research engagement amid transformation to global and neoliberal academia: The case of Japan. Gender, Work &amp; Organization, 32(5), 1812–1822. https://doi.org/10.1111/gwao.13224</w:t>
        </w:r>
      </w:ins>
    </w:p>
    <w:sectPr>
      <w:pgSz w:w="11906" w:h="16838"/>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8A4B">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3123"/>
    <w:rsid w:val="002414AE"/>
    <w:rsid w:val="0029639D"/>
    <w:rsid w:val="00326F90"/>
    <w:rsid w:val="00353CFA"/>
    <w:rsid w:val="003D519C"/>
    <w:rsid w:val="00410506"/>
    <w:rsid w:val="00412B23"/>
    <w:rsid w:val="00627F7E"/>
    <w:rsid w:val="006F10F1"/>
    <w:rsid w:val="007A2BC8"/>
    <w:rsid w:val="00802FFC"/>
    <w:rsid w:val="00827172"/>
    <w:rsid w:val="008A4368"/>
    <w:rsid w:val="008C11C8"/>
    <w:rsid w:val="00944F9F"/>
    <w:rsid w:val="00AA1D8D"/>
    <w:rsid w:val="00AD2F2E"/>
    <w:rsid w:val="00B47730"/>
    <w:rsid w:val="00CB0664"/>
    <w:rsid w:val="00FA15B7"/>
    <w:rsid w:val="00FC693F"/>
    <w:rsid w:val="00FD008C"/>
    <w:rsid w:val="00FD3089"/>
    <w:rsid w:val="177F2B75"/>
    <w:rsid w:val="1BF9A99F"/>
    <w:rsid w:val="1CAA19CA"/>
    <w:rsid w:val="3EFBBBB0"/>
    <w:rsid w:val="3FF9DBA9"/>
    <w:rsid w:val="685607F8"/>
    <w:rsid w:val="7B39F534"/>
    <w:rsid w:val="7B7ED3CE"/>
    <w:rsid w:val="7CFF1A3E"/>
    <w:rsid w:val="7EFFEF34"/>
    <w:rsid w:val="DF523D64"/>
    <w:rsid w:val="FF6F8E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Hiragino Mincho ProN" w:cstheme="minorBidi"/>
      <w:sz w:val="21"/>
      <w:szCs w:val="22"/>
      <w:lang w:val="en-US" w:eastAsia="en-US" w:bidi="ar-SA"/>
    </w:rPr>
  </w:style>
  <w:style w:type="paragraph" w:styleId="3">
    <w:name w:val="heading 1"/>
    <w:basedOn w:val="1"/>
    <w:next w:val="1"/>
    <w:link w:val="142"/>
    <w:qFormat/>
    <w:uiPriority w:val="9"/>
    <w:pPr>
      <w:keepNext/>
      <w:keepLines/>
      <w:spacing w:before="200" w:after="80"/>
      <w:outlineLvl w:val="0"/>
    </w:pPr>
    <w:rPr>
      <w:rFonts w:asciiTheme="majorHAnsi" w:hAnsiTheme="majorHAnsi" w:eastAsiaTheme="majorEastAsia" w:cstheme="majorBidi" w:ascii="Arial" w:hAnsi="Arial" w:eastAsia="Hiragino Kaku Gothic ProN"/>
      <w:b/>
      <w:bCs/>
      <w:color w:val="0072B2"/>
      <w:sz w:val="32"/>
      <w:szCs w:val="28"/>
    </w:rPr>
  </w:style>
  <w:style w:type="paragraph" w:styleId="4">
    <w:name w:val="heading 2"/>
    <w:basedOn w:val="1"/>
    <w:next w:val="1"/>
    <w:link w:val="143"/>
    <w:unhideWhenUsed/>
    <w:qFormat/>
    <w:uiPriority w:val="9"/>
    <w:pPr>
      <w:keepNext/>
      <w:keepLines/>
      <w:spacing w:before="200" w:after="80"/>
      <w:outlineLvl w:val="1"/>
    </w:pPr>
    <w:rPr>
      <w:rFonts w:asciiTheme="majorHAnsi" w:hAnsiTheme="majorHAnsi" w:eastAsiaTheme="majorEastAsia" w:cstheme="majorBidi" w:ascii="Arial" w:hAnsi="Arial" w:eastAsia="Hiragino Kaku Gothic ProN"/>
      <w:b/>
      <w:bCs/>
      <w:color w:val="0072B2"/>
      <w:sz w:val="26"/>
      <w:szCs w:val="26"/>
    </w:rPr>
  </w:style>
  <w:style w:type="paragraph" w:styleId="5">
    <w:name w:val="heading 3"/>
    <w:basedOn w:val="1"/>
    <w:next w:val="1"/>
    <w:link w:val="144"/>
    <w:unhideWhenUsed/>
    <w:qFormat/>
    <w:uiPriority w:val="9"/>
    <w:pPr>
      <w:keepNext/>
      <w:keepLines/>
      <w:spacing w:before="200" w:after="80"/>
      <w:outlineLvl w:val="2"/>
    </w:pPr>
    <w:rPr>
      <w:rFonts w:asciiTheme="majorHAnsi" w:hAnsiTheme="majorHAnsi" w:eastAsiaTheme="majorEastAsia" w:cstheme="majorBidi" w:ascii="Arial" w:hAnsi="Arial" w:eastAsia="Hiragino Kaku Gothic ProN"/>
      <w:b/>
      <w:bCs/>
      <w14:textFill>
        <w14:solidFill>
          <w14:schemeClr w14:val="accent1"/>
        </w14:solidFill>
      </w14:textFill>
      <w:color w:val="0072B2"/>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qFormat/>
    <w:uiPriority w:val="99"/>
    <w:pPr>
      <w:jc w:val="left"/>
    </w:pPr>
  </w:style>
  <w:style w:type="paragraph" w:styleId="18">
    <w:name w:val="Body Text 3"/>
    <w:basedOn w:val="1"/>
    <w:link w:val="150"/>
    <w:unhideWhenUsed/>
    <w:uiPriority w:val="99"/>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9"/>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3">
    <w:name w:val="annotation subject"/>
    <w:basedOn w:val="17"/>
    <w:next w:val="17"/>
    <w:link w:val="170"/>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styleId="138">
    <w:name w:val="annotation reference"/>
    <w:basedOn w:val="134"/>
    <w:semiHidden/>
    <w:unhideWhenUsed/>
    <w:uiPriority w:val="99"/>
    <w:rPr>
      <w:sz w:val="21"/>
      <w:szCs w:val="21"/>
    </w:rPr>
  </w:style>
  <w:style w:type="character" w:customStyle="1" w:styleId="139">
    <w:name w:val="Header Char"/>
    <w:basedOn w:val="134"/>
    <w:link w:val="26"/>
    <w:uiPriority w:val="99"/>
  </w:style>
  <w:style w:type="character" w:customStyle="1" w:styleId="140">
    <w:name w:val="Footer Char"/>
    <w:basedOn w:val="134"/>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4"/>
    <w:link w:val="20"/>
    <w:qFormat/>
    <w:uiPriority w:val="99"/>
  </w:style>
  <w:style w:type="character" w:customStyle="1" w:styleId="149">
    <w:name w:val="Body Text 2 Char"/>
    <w:basedOn w:val="134"/>
    <w:link w:val="29"/>
    <w:qFormat/>
    <w:uiPriority w:val="99"/>
  </w:style>
  <w:style w:type="character" w:customStyle="1" w:styleId="150">
    <w:name w:val="Body Text 3 Char"/>
    <w:basedOn w:val="134"/>
    <w:link w:val="18"/>
    <w:qFormat/>
    <w:uiPriority w:val="99"/>
    <w:rPr>
      <w:sz w:val="16"/>
      <w:szCs w:val="16"/>
    </w:rPr>
  </w:style>
  <w:style w:type="character" w:customStyle="1" w:styleId="151">
    <w:name w:val="Macro Text Char"/>
    <w:basedOn w:val="134"/>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4"/>
    <w:link w:val="152"/>
    <w:qFormat/>
    <w:uiPriority w:val="29"/>
    <w:rPr>
      <w:i/>
      <w:iCs/>
      <w:color w:val="000000" w:themeColor="text1"/>
      <w14:textFill>
        <w14:solidFill>
          <w14:schemeClr w14:val="tx1"/>
        </w14:solidFill>
      </w14:textFill>
    </w:rPr>
  </w:style>
  <w:style w:type="character" w:customStyle="1" w:styleId="154">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4"/>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4"/>
    <w:qFormat/>
    <w:uiPriority w:val="21"/>
    <w:rPr>
      <w:b/>
      <w:bCs/>
      <w:i/>
      <w:iCs/>
      <w:color w:val="4F81BD" w:themeColor="accent1"/>
      <w14:textFill>
        <w14:solidFill>
          <w14:schemeClr w14:val="accent1"/>
        </w14:solidFill>
      </w14:textFill>
    </w:rPr>
  </w:style>
  <w:style w:type="character" w:customStyle="1" w:styleId="164">
    <w:name w:val="不明显参考1"/>
    <w:basedOn w:val="134"/>
    <w:qFormat/>
    <w:uiPriority w:val="31"/>
    <w:rPr>
      <w:smallCaps/>
      <w:color w:val="C0504D" w:themeColor="accent2"/>
      <w:u w:val="single"/>
      <w14:textFill>
        <w14:solidFill>
          <w14:schemeClr w14:val="accent2"/>
        </w14:solidFill>
      </w14:textFill>
    </w:rPr>
  </w:style>
  <w:style w:type="character" w:customStyle="1" w:styleId="165">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4"/>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character" w:customStyle="1" w:styleId="168">
    <w:name w:val="Comment Text Char"/>
    <w:basedOn w:val="134"/>
    <w:link w:val="17"/>
    <w:qFormat/>
    <w:uiPriority w:val="99"/>
    <w:rPr>
      <w:rFonts w:ascii="Times New Roman" w:hAnsi="Times New Roman" w:eastAsia="Times New Roman"/>
      <w:sz w:val="23"/>
      <w:szCs w:val="22"/>
      <w:lang w:eastAsia="en-US"/>
    </w:rPr>
  </w:style>
  <w:style w:type="paragraph" w:customStyle="1" w:styleId="169">
    <w:name w:val="修订1"/>
    <w:hidden/>
    <w:unhideWhenUsed/>
    <w:qFormat/>
    <w:uiPriority w:val="99"/>
    <w:rPr>
      <w:rFonts w:ascii="Times New Roman" w:hAnsi="Times New Roman" w:eastAsia="Times New Roman" w:cstheme="minorBidi"/>
      <w:sz w:val="23"/>
      <w:szCs w:val="22"/>
      <w:lang w:val="en-US" w:eastAsia="en-US" w:bidi="ar-SA"/>
    </w:rPr>
  </w:style>
  <w:style w:type="character" w:customStyle="1" w:styleId="170">
    <w:name w:val="Comment Subject Char"/>
    <w:basedOn w:val="168"/>
    <w:link w:val="33"/>
    <w:semiHidden/>
    <w:qFormat/>
    <w:uiPriority w:val="99"/>
    <w:rPr>
      <w:rFonts w:ascii="Times New Roman" w:hAnsi="Times New Roman" w:eastAsia="Times New Roman"/>
      <w:b/>
      <w:bCs/>
      <w:sz w:val="23"/>
      <w:szCs w:val="22"/>
      <w:lang w:eastAsia="en-US"/>
    </w:rPr>
  </w:style>
  <w:style w:type="paragraph" w:customStyle="1" w:styleId="171">
    <w:name w:val="Revision1"/>
    <w:hidden/>
    <w:unhideWhenUsed/>
    <w:qFormat/>
    <w:uiPriority w:val="99"/>
    <w:rPr>
      <w:rFonts w:ascii="Times New Roman" w:hAnsi="Times New Roman" w:eastAsia="Times New Roman" w:cstheme="minorBidi"/>
      <w:sz w:val="23"/>
      <w:szCs w:val="22"/>
      <w:lang w:val="en-US" w:eastAsia="en-US" w:bidi="ar-SA"/>
    </w:rPr>
  </w:style>
  <w:style w:type="character" w:customStyle="1" w:styleId="172">
    <w:name w:val="Unresolved Mention"/>
    <w:basedOn w:val="13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10237</Words>
  <Characters>58353</Characters>
  <Lines>486</Lines>
  <Paragraphs>136</Paragraphs>
  <TotalTime>54</TotalTime>
  <ScaleCrop>false</ScaleCrop>
  <LinksUpToDate>false</LinksUpToDate>
  <CharactersWithSpaces>68454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2026-07-05T11:16:00Z</dcterms:created>
  <dc:creator>PEI Rongkang</dc:creator>
  <dc:description>Prepared for supervisor review</dc:description>
  <cp:lastModifiedBy>PEI</cp:lastModifiedBy>
  <dcterms:modified xsi:type="dcterms:W3CDTF">2026-07-04T23:34:31Z</dcterms:modified>
  <dc:subject>Doctoral Dissertation Proposal</dc:subject>
  <dc:title>Gendered Returns to Academic Capital in Japanese Academic Careers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792C4C0C1B82474788C72C11F2694201_13</vt:lpwstr>
  </property>
  <property fmtid="{D5CDD505-2E9C-101B-9397-08002B2CF9AE}" pid="4" name="KSOTemplateDocerSaveRecord">
    <vt:lpwstr>eyJoZGlkIjoiNWVkMDY3YmZkN2IzNGUxODVkZDYxZDBhODkyMzE5ZjciLCJ1c2VySWQiOiIzMzA3NzgxMDkifQ==</vt:lpwstr>
  </property>
</Properties>
</file>